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iagrams/data1.xml" ContentType="application/vnd.openxmlformats-officedocument.drawingml.diagramData+xml"/>
  <Override PartName="/word/diagrams/data2.xml" ContentType="application/vnd.openxmlformats-officedocument.drawingml.diagramData+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diagrams/drawing2.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theme/theme1.xml" ContentType="application/vnd.openxmlformats-officedocument.theme+xml"/>
  <Override PartName="/word/comments.xml" ContentType="application/vnd.openxmlformats-officedocument.wordprocessingml.comments+xml"/>
  <Override PartName="/word/diagrams/colors2.xml" ContentType="application/vnd.openxmlformats-officedocument.drawingml.diagramColors+xml"/>
  <Override PartName="/word/diagrams/layout1.xml" ContentType="application/vnd.openxmlformats-officedocument.drawingml.diagramLayout+xml"/>
  <Override PartName="/word/diagrams/colors1.xml" ContentType="application/vnd.openxmlformats-officedocument.drawingml.diagramColors+xml"/>
  <Override PartName="/word/diagrams/quickStyle1.xml" ContentType="application/vnd.openxmlformats-officedocument.drawingml.diagramStyle+xml"/>
  <Override PartName="/word/diagrams/drawing1.xml" ContentType="application/vnd.ms-office.drawingml.diagramDrawing+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people.xml" ContentType="application/vnd.openxmlformats-officedocument.wordprocessingml.people+xml"/>
  <Override PartName="/word/webSettings.xml" ContentType="application/vnd.openxmlformats-officedocument.wordprocessingml.webSettings+xml"/>
  <Override PartName="/word/commentsExtended.xml" ContentType="application/vnd.openxmlformats-officedocument.wordprocessingml.commentsExtended+xml"/>
  <Override PartName="/word/numbering.xml" ContentType="application/vnd.openxmlformats-officedocument.wordprocessingml.numbering+xml"/>
  <Override PartName="/customXml/itemProps2.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57640" w:rsidRPr="003603C3" w:rsidRDefault="00EC7AD0" w:rsidP="00834C77">
      <w:pPr>
        <w:jc w:val="center"/>
        <w:rPr>
          <w:b/>
          <w:sz w:val="20"/>
          <w:szCs w:val="20"/>
        </w:rPr>
      </w:pPr>
      <w:r w:rsidRPr="003603C3">
        <w:rPr>
          <w:b/>
          <w:sz w:val="20"/>
          <w:szCs w:val="20"/>
        </w:rPr>
        <w:t>FORMATO PARA EL DESARROLLO DE COMPONENTE FORMATIVO</w:t>
      </w:r>
    </w:p>
    <w:p w14:paraId="00000002" w14:textId="77777777" w:rsidR="00F57640" w:rsidRPr="003603C3" w:rsidRDefault="00F57640" w:rsidP="00834C77">
      <w:pPr>
        <w:tabs>
          <w:tab w:val="left" w:pos="3224"/>
        </w:tabs>
        <w:rPr>
          <w:sz w:val="20"/>
          <w:szCs w:val="20"/>
        </w:rPr>
      </w:pPr>
    </w:p>
    <w:tbl>
      <w:tblPr>
        <w:tblStyle w:val="afff3"/>
        <w:tblW w:w="100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6690"/>
      </w:tblGrid>
      <w:tr w:rsidR="00F57640" w:rsidRPr="003603C3" w14:paraId="42B3C4D7" w14:textId="77777777">
        <w:trPr>
          <w:trHeight w:val="340"/>
        </w:trPr>
        <w:tc>
          <w:tcPr>
            <w:tcW w:w="3390" w:type="dxa"/>
            <w:vAlign w:val="center"/>
          </w:tcPr>
          <w:p w14:paraId="00000003" w14:textId="77777777" w:rsidR="00F57640" w:rsidRPr="003603C3" w:rsidRDefault="00EC7AD0" w:rsidP="00834C77">
            <w:pPr>
              <w:spacing w:line="276" w:lineRule="auto"/>
              <w:rPr>
                <w:sz w:val="20"/>
                <w:szCs w:val="20"/>
              </w:rPr>
            </w:pPr>
            <w:r w:rsidRPr="003603C3">
              <w:rPr>
                <w:sz w:val="20"/>
                <w:szCs w:val="20"/>
              </w:rPr>
              <w:t>PROGRAMA DE FORMACIÓN</w:t>
            </w:r>
          </w:p>
        </w:tc>
        <w:tc>
          <w:tcPr>
            <w:tcW w:w="6690" w:type="dxa"/>
            <w:vAlign w:val="center"/>
          </w:tcPr>
          <w:p w14:paraId="00000004" w14:textId="18958748" w:rsidR="00F57640" w:rsidRPr="003603C3" w:rsidRDefault="003603C3" w:rsidP="00834C77">
            <w:pPr>
              <w:spacing w:line="276" w:lineRule="auto"/>
              <w:rPr>
                <w:rFonts w:eastAsia="Times New Roman"/>
                <w:b w:val="0"/>
                <w:sz w:val="20"/>
                <w:szCs w:val="20"/>
              </w:rPr>
            </w:pPr>
            <w:r w:rsidRPr="003603C3">
              <w:rPr>
                <w:b w:val="0"/>
                <w:sz w:val="20"/>
                <w:szCs w:val="20"/>
              </w:rPr>
              <w:t>Desarrollo de videojuegos y entornos interactivos</w:t>
            </w:r>
          </w:p>
        </w:tc>
      </w:tr>
    </w:tbl>
    <w:p w14:paraId="00000005" w14:textId="77777777" w:rsidR="00F57640" w:rsidRPr="003603C3" w:rsidRDefault="00F57640" w:rsidP="00834C77">
      <w:pPr>
        <w:rPr>
          <w:sz w:val="20"/>
          <w:szCs w:val="20"/>
        </w:rPr>
      </w:pPr>
    </w:p>
    <w:tbl>
      <w:tblPr>
        <w:tblStyle w:val="afff4"/>
        <w:tblW w:w="1009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5"/>
        <w:gridCol w:w="2835"/>
        <w:gridCol w:w="2130"/>
        <w:gridCol w:w="3285"/>
      </w:tblGrid>
      <w:tr w:rsidR="00F57640" w:rsidRPr="003603C3" w14:paraId="05933E9B" w14:textId="77777777">
        <w:trPr>
          <w:trHeight w:val="1749"/>
        </w:trPr>
        <w:tc>
          <w:tcPr>
            <w:tcW w:w="1845" w:type="dxa"/>
            <w:vAlign w:val="center"/>
          </w:tcPr>
          <w:p w14:paraId="00000006" w14:textId="77777777" w:rsidR="00F57640" w:rsidRPr="003603C3" w:rsidRDefault="00EC7AD0" w:rsidP="00834C77">
            <w:pPr>
              <w:spacing w:line="276" w:lineRule="auto"/>
              <w:rPr>
                <w:sz w:val="20"/>
                <w:szCs w:val="20"/>
              </w:rPr>
            </w:pPr>
            <w:r w:rsidRPr="003603C3">
              <w:rPr>
                <w:sz w:val="20"/>
                <w:szCs w:val="20"/>
              </w:rPr>
              <w:t>COMPETENCIA</w:t>
            </w:r>
          </w:p>
        </w:tc>
        <w:tc>
          <w:tcPr>
            <w:tcW w:w="2835" w:type="dxa"/>
            <w:vAlign w:val="center"/>
          </w:tcPr>
          <w:p w14:paraId="00000007" w14:textId="035E0676" w:rsidR="00F57640" w:rsidRPr="003603C3" w:rsidRDefault="00E459A5">
            <w:pPr>
              <w:spacing w:line="276" w:lineRule="auto"/>
              <w:jc w:val="both"/>
              <w:rPr>
                <w:b w:val="0"/>
                <w:sz w:val="20"/>
                <w:szCs w:val="20"/>
              </w:rPr>
              <w:pPrChange w:id="0" w:author="Usuario" w:date="2022-12-28T16:11:00Z">
                <w:pPr>
                  <w:spacing w:line="276" w:lineRule="auto"/>
                </w:pPr>
              </w:pPrChange>
            </w:pPr>
            <w:r w:rsidRPr="003603C3">
              <w:rPr>
                <w:b w:val="0"/>
                <w:sz w:val="20"/>
                <w:szCs w:val="20"/>
              </w:rPr>
              <w:t>220501090</w:t>
            </w:r>
            <w:r w:rsidRPr="003603C3">
              <w:rPr>
                <w:sz w:val="20"/>
                <w:szCs w:val="20"/>
              </w:rPr>
              <w:t xml:space="preserve"> - </w:t>
            </w:r>
            <w:r w:rsidR="00EC7AD0" w:rsidRPr="003603C3">
              <w:rPr>
                <w:b w:val="0"/>
                <w:sz w:val="20"/>
                <w:szCs w:val="20"/>
              </w:rPr>
              <w:t>Probar el videojuego de acuerdo con el procedimiento técnico y herramientas de</w:t>
            </w:r>
          </w:p>
          <w:p w14:paraId="00000008" w14:textId="5E6DD99F" w:rsidR="00F57640" w:rsidRPr="003603C3" w:rsidRDefault="00CE5337" w:rsidP="00834C77">
            <w:pPr>
              <w:spacing w:line="276" w:lineRule="auto"/>
              <w:rPr>
                <w:b w:val="0"/>
                <w:sz w:val="20"/>
                <w:szCs w:val="20"/>
              </w:rPr>
            </w:pPr>
            <w:r w:rsidRPr="003603C3">
              <w:rPr>
                <w:b w:val="0"/>
                <w:sz w:val="20"/>
                <w:szCs w:val="20"/>
              </w:rPr>
              <w:t>D</w:t>
            </w:r>
            <w:r w:rsidR="00EC7AD0" w:rsidRPr="003603C3">
              <w:rPr>
                <w:b w:val="0"/>
                <w:sz w:val="20"/>
                <w:szCs w:val="20"/>
              </w:rPr>
              <w:t>esarrollo</w:t>
            </w:r>
            <w:ins w:id="1" w:author="Usuario" w:date="2022-12-28T16:12:00Z">
              <w:r>
                <w:rPr>
                  <w:b w:val="0"/>
                  <w:sz w:val="20"/>
                  <w:szCs w:val="20"/>
                </w:rPr>
                <w:t>.</w:t>
              </w:r>
            </w:ins>
          </w:p>
          <w:p w14:paraId="00000009" w14:textId="77777777" w:rsidR="00F57640" w:rsidRPr="003603C3" w:rsidRDefault="00F57640" w:rsidP="00834C77">
            <w:pPr>
              <w:spacing w:line="276" w:lineRule="auto"/>
              <w:rPr>
                <w:sz w:val="20"/>
                <w:szCs w:val="20"/>
              </w:rPr>
            </w:pPr>
          </w:p>
        </w:tc>
        <w:tc>
          <w:tcPr>
            <w:tcW w:w="2130" w:type="dxa"/>
            <w:vAlign w:val="center"/>
          </w:tcPr>
          <w:p w14:paraId="0000000A" w14:textId="77777777" w:rsidR="00F57640" w:rsidRPr="003603C3" w:rsidRDefault="00EC7AD0" w:rsidP="00834C77">
            <w:pPr>
              <w:spacing w:line="276" w:lineRule="auto"/>
              <w:rPr>
                <w:sz w:val="20"/>
                <w:szCs w:val="20"/>
              </w:rPr>
            </w:pPr>
            <w:r w:rsidRPr="003603C3">
              <w:rPr>
                <w:sz w:val="20"/>
                <w:szCs w:val="20"/>
              </w:rPr>
              <w:t>RESULTADOS DE APRENDIZAJE</w:t>
            </w:r>
          </w:p>
        </w:tc>
        <w:tc>
          <w:tcPr>
            <w:tcW w:w="3285" w:type="dxa"/>
            <w:vAlign w:val="center"/>
          </w:tcPr>
          <w:p w14:paraId="0000000B" w14:textId="3B738782" w:rsidR="00F57640" w:rsidRPr="003603C3" w:rsidRDefault="00E459A5" w:rsidP="00834C77">
            <w:pPr>
              <w:spacing w:line="276" w:lineRule="auto"/>
              <w:ind w:left="66"/>
              <w:jc w:val="both"/>
              <w:rPr>
                <w:b w:val="0"/>
                <w:sz w:val="20"/>
                <w:szCs w:val="20"/>
              </w:rPr>
            </w:pPr>
            <w:r w:rsidRPr="003603C3">
              <w:rPr>
                <w:b w:val="0"/>
                <w:sz w:val="20"/>
                <w:szCs w:val="20"/>
              </w:rPr>
              <w:t>220501090-</w:t>
            </w:r>
            <w:ins w:id="2" w:author="Usuario" w:date="2022-12-28T16:11:00Z">
              <w:r w:rsidR="003603C3">
                <w:rPr>
                  <w:b w:val="0"/>
                  <w:sz w:val="20"/>
                  <w:szCs w:val="20"/>
                </w:rPr>
                <w:t>0</w:t>
              </w:r>
            </w:ins>
            <w:r w:rsidRPr="003603C3">
              <w:rPr>
                <w:b w:val="0"/>
                <w:sz w:val="20"/>
                <w:szCs w:val="20"/>
              </w:rPr>
              <w:t xml:space="preserve">1 - </w:t>
            </w:r>
            <w:del w:id="3" w:author="Usuario" w:date="2022-12-28T18:41:00Z">
              <w:r w:rsidRPr="003603C3" w:rsidDel="002D4805">
                <w:rPr>
                  <w:sz w:val="20"/>
                  <w:szCs w:val="20"/>
                </w:rPr>
                <w:delText xml:space="preserve"> </w:delText>
              </w:r>
            </w:del>
            <w:r w:rsidRPr="003603C3">
              <w:rPr>
                <w:b w:val="0"/>
                <w:sz w:val="20"/>
                <w:szCs w:val="20"/>
              </w:rPr>
              <w:t>Planear el proceso de prueba del videojuego de acuerdo al diseño</w:t>
            </w:r>
            <w:r w:rsidR="00EC7AD0" w:rsidRPr="003603C3">
              <w:rPr>
                <w:b w:val="0"/>
                <w:sz w:val="20"/>
                <w:szCs w:val="20"/>
              </w:rPr>
              <w:t>.</w:t>
            </w:r>
          </w:p>
          <w:p w14:paraId="0000000C" w14:textId="77777777" w:rsidR="00F57640" w:rsidRPr="003603C3" w:rsidRDefault="00F57640" w:rsidP="00834C77">
            <w:pPr>
              <w:spacing w:line="276" w:lineRule="auto"/>
              <w:ind w:left="66"/>
              <w:jc w:val="both"/>
              <w:rPr>
                <w:b w:val="0"/>
                <w:sz w:val="20"/>
                <w:szCs w:val="20"/>
              </w:rPr>
            </w:pPr>
          </w:p>
          <w:p w14:paraId="09546B93" w14:textId="5A226276" w:rsidR="00F57640" w:rsidRPr="003603C3" w:rsidRDefault="00E459A5" w:rsidP="00834C77">
            <w:pPr>
              <w:spacing w:line="276" w:lineRule="auto"/>
              <w:ind w:left="66"/>
              <w:jc w:val="both"/>
              <w:rPr>
                <w:b w:val="0"/>
                <w:sz w:val="20"/>
                <w:szCs w:val="20"/>
              </w:rPr>
            </w:pPr>
            <w:r w:rsidRPr="003603C3">
              <w:rPr>
                <w:b w:val="0"/>
                <w:sz w:val="20"/>
                <w:szCs w:val="20"/>
              </w:rPr>
              <w:t>220501090-</w:t>
            </w:r>
            <w:ins w:id="4" w:author="Usuario" w:date="2022-12-28T16:11:00Z">
              <w:r w:rsidR="003603C3">
                <w:rPr>
                  <w:b w:val="0"/>
                  <w:sz w:val="20"/>
                  <w:szCs w:val="20"/>
                </w:rPr>
                <w:t>0</w:t>
              </w:r>
            </w:ins>
            <w:r w:rsidRPr="003603C3">
              <w:rPr>
                <w:b w:val="0"/>
                <w:sz w:val="20"/>
                <w:szCs w:val="20"/>
              </w:rPr>
              <w:t>2 -</w:t>
            </w:r>
            <w:r w:rsidRPr="003603C3">
              <w:rPr>
                <w:sz w:val="20"/>
                <w:szCs w:val="20"/>
              </w:rPr>
              <w:t xml:space="preserve"> </w:t>
            </w:r>
            <w:r w:rsidRPr="003603C3">
              <w:rPr>
                <w:b w:val="0"/>
                <w:sz w:val="20"/>
                <w:szCs w:val="20"/>
              </w:rPr>
              <w:t>Probar el videojuego de acuerdo a la planeación</w:t>
            </w:r>
            <w:r w:rsidR="00EC7AD0" w:rsidRPr="003603C3">
              <w:rPr>
                <w:b w:val="0"/>
                <w:sz w:val="20"/>
                <w:szCs w:val="20"/>
              </w:rPr>
              <w:t>.</w:t>
            </w:r>
          </w:p>
          <w:p w14:paraId="06AF99F5" w14:textId="77777777" w:rsidR="00E459A5" w:rsidRPr="003603C3" w:rsidRDefault="00E459A5" w:rsidP="00834C77">
            <w:pPr>
              <w:spacing w:line="276" w:lineRule="auto"/>
              <w:ind w:left="66"/>
              <w:jc w:val="both"/>
              <w:rPr>
                <w:b w:val="0"/>
                <w:sz w:val="20"/>
                <w:szCs w:val="20"/>
              </w:rPr>
            </w:pPr>
          </w:p>
          <w:p w14:paraId="07DB4DC3" w14:textId="742839B5" w:rsidR="00E459A5" w:rsidRPr="003603C3" w:rsidRDefault="00E459A5" w:rsidP="00834C77">
            <w:pPr>
              <w:spacing w:line="276" w:lineRule="auto"/>
              <w:ind w:left="66"/>
              <w:jc w:val="both"/>
              <w:rPr>
                <w:b w:val="0"/>
                <w:sz w:val="20"/>
                <w:szCs w:val="20"/>
              </w:rPr>
            </w:pPr>
            <w:r w:rsidRPr="003603C3">
              <w:rPr>
                <w:b w:val="0"/>
                <w:sz w:val="20"/>
                <w:szCs w:val="20"/>
              </w:rPr>
              <w:t>220501090-</w:t>
            </w:r>
            <w:ins w:id="5" w:author="Usuario" w:date="2022-12-28T16:11:00Z">
              <w:r w:rsidR="003603C3">
                <w:rPr>
                  <w:b w:val="0"/>
                  <w:sz w:val="20"/>
                  <w:szCs w:val="20"/>
                </w:rPr>
                <w:t>0</w:t>
              </w:r>
            </w:ins>
            <w:r w:rsidRPr="003603C3">
              <w:rPr>
                <w:b w:val="0"/>
                <w:sz w:val="20"/>
                <w:szCs w:val="20"/>
              </w:rPr>
              <w:t>3 - Validar el videojuego de acuerdo con el proceso de prueba.</w:t>
            </w:r>
          </w:p>
          <w:p w14:paraId="38F99F60" w14:textId="77777777" w:rsidR="00E459A5" w:rsidRPr="003603C3" w:rsidRDefault="00E459A5" w:rsidP="00834C77">
            <w:pPr>
              <w:spacing w:line="276" w:lineRule="auto"/>
              <w:ind w:left="66"/>
              <w:jc w:val="both"/>
              <w:rPr>
                <w:b w:val="0"/>
                <w:sz w:val="20"/>
                <w:szCs w:val="20"/>
              </w:rPr>
            </w:pPr>
          </w:p>
          <w:p w14:paraId="0000000D" w14:textId="463AC3B9" w:rsidR="00E459A5" w:rsidRPr="003603C3" w:rsidRDefault="00E459A5" w:rsidP="00834C77">
            <w:pPr>
              <w:spacing w:line="276" w:lineRule="auto"/>
              <w:ind w:left="66"/>
              <w:jc w:val="both"/>
              <w:rPr>
                <w:b w:val="0"/>
                <w:sz w:val="20"/>
                <w:szCs w:val="20"/>
              </w:rPr>
            </w:pPr>
            <w:r w:rsidRPr="003603C3">
              <w:rPr>
                <w:b w:val="0"/>
                <w:sz w:val="20"/>
                <w:szCs w:val="20"/>
              </w:rPr>
              <w:t>220501090-</w:t>
            </w:r>
            <w:ins w:id="6" w:author="Usuario" w:date="2022-12-28T16:11:00Z">
              <w:r w:rsidR="003603C3">
                <w:rPr>
                  <w:b w:val="0"/>
                  <w:sz w:val="20"/>
                  <w:szCs w:val="20"/>
                </w:rPr>
                <w:t>0</w:t>
              </w:r>
            </w:ins>
            <w:r w:rsidRPr="003603C3">
              <w:rPr>
                <w:b w:val="0"/>
                <w:sz w:val="20"/>
                <w:szCs w:val="20"/>
              </w:rPr>
              <w:t>4 - Corregir el videojuego de acuerdo con el proceso de validación.</w:t>
            </w:r>
          </w:p>
        </w:tc>
      </w:tr>
    </w:tbl>
    <w:p w14:paraId="0000000E" w14:textId="0342E937" w:rsidR="00F57640" w:rsidRPr="003603C3" w:rsidRDefault="00F57640" w:rsidP="00834C77">
      <w:pPr>
        <w:rPr>
          <w:sz w:val="20"/>
          <w:szCs w:val="20"/>
        </w:rPr>
      </w:pPr>
    </w:p>
    <w:tbl>
      <w:tblPr>
        <w:tblStyle w:val="afff5"/>
        <w:tblW w:w="100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6690"/>
      </w:tblGrid>
      <w:tr w:rsidR="00F57640" w:rsidRPr="003603C3" w14:paraId="7CD57342" w14:textId="77777777">
        <w:trPr>
          <w:trHeight w:val="318"/>
        </w:trPr>
        <w:tc>
          <w:tcPr>
            <w:tcW w:w="3390" w:type="dxa"/>
            <w:vAlign w:val="center"/>
          </w:tcPr>
          <w:p w14:paraId="0000000F" w14:textId="77777777" w:rsidR="00F57640" w:rsidRPr="003603C3" w:rsidRDefault="00EC7AD0" w:rsidP="00834C77">
            <w:pPr>
              <w:spacing w:line="276" w:lineRule="auto"/>
              <w:rPr>
                <w:sz w:val="20"/>
                <w:szCs w:val="20"/>
              </w:rPr>
            </w:pPr>
            <w:r w:rsidRPr="003603C3">
              <w:rPr>
                <w:sz w:val="20"/>
                <w:szCs w:val="20"/>
              </w:rPr>
              <w:t>NÚMERO DEL COMPONENTE FORMATIVO</w:t>
            </w:r>
          </w:p>
        </w:tc>
        <w:tc>
          <w:tcPr>
            <w:tcW w:w="6690" w:type="dxa"/>
            <w:vAlign w:val="center"/>
          </w:tcPr>
          <w:p w14:paraId="00000010" w14:textId="77777777" w:rsidR="00F57640" w:rsidRPr="003603C3" w:rsidRDefault="00EC7AD0" w:rsidP="00834C77">
            <w:pPr>
              <w:spacing w:line="276" w:lineRule="auto"/>
              <w:rPr>
                <w:b w:val="0"/>
                <w:sz w:val="20"/>
                <w:szCs w:val="20"/>
              </w:rPr>
            </w:pPr>
            <w:r w:rsidRPr="003603C3">
              <w:rPr>
                <w:b w:val="0"/>
                <w:sz w:val="20"/>
                <w:szCs w:val="20"/>
              </w:rPr>
              <w:t>011</w:t>
            </w:r>
          </w:p>
        </w:tc>
      </w:tr>
      <w:tr w:rsidR="00F57640" w:rsidRPr="003603C3" w14:paraId="23B39899" w14:textId="77777777">
        <w:trPr>
          <w:trHeight w:val="393"/>
        </w:trPr>
        <w:tc>
          <w:tcPr>
            <w:tcW w:w="3390" w:type="dxa"/>
            <w:vAlign w:val="center"/>
          </w:tcPr>
          <w:p w14:paraId="00000011" w14:textId="77777777" w:rsidR="00F57640" w:rsidRPr="003603C3" w:rsidRDefault="00EC7AD0" w:rsidP="00834C77">
            <w:pPr>
              <w:spacing w:line="276" w:lineRule="auto"/>
              <w:rPr>
                <w:sz w:val="20"/>
                <w:szCs w:val="20"/>
              </w:rPr>
            </w:pPr>
            <w:r w:rsidRPr="003603C3">
              <w:rPr>
                <w:sz w:val="20"/>
                <w:szCs w:val="20"/>
              </w:rPr>
              <w:t>NOMBRE DEL COMPONENTE FORMATIVO</w:t>
            </w:r>
          </w:p>
        </w:tc>
        <w:tc>
          <w:tcPr>
            <w:tcW w:w="6690" w:type="dxa"/>
            <w:vAlign w:val="center"/>
          </w:tcPr>
          <w:p w14:paraId="00000012" w14:textId="77777777" w:rsidR="00F57640" w:rsidRPr="003603C3" w:rsidRDefault="00EC7AD0" w:rsidP="00834C77">
            <w:pPr>
              <w:spacing w:line="276" w:lineRule="auto"/>
              <w:rPr>
                <w:b w:val="0"/>
                <w:sz w:val="20"/>
                <w:szCs w:val="20"/>
              </w:rPr>
            </w:pPr>
            <w:r w:rsidRPr="003603C3">
              <w:rPr>
                <w:b w:val="0"/>
                <w:sz w:val="20"/>
                <w:szCs w:val="20"/>
              </w:rPr>
              <w:t xml:space="preserve">Técnicas de testeo y pruebas para videojuegos </w:t>
            </w:r>
          </w:p>
        </w:tc>
      </w:tr>
      <w:tr w:rsidR="00F57640" w:rsidRPr="003603C3" w14:paraId="3BF1F588" w14:textId="77777777">
        <w:trPr>
          <w:trHeight w:val="340"/>
        </w:trPr>
        <w:tc>
          <w:tcPr>
            <w:tcW w:w="3390" w:type="dxa"/>
            <w:vAlign w:val="center"/>
          </w:tcPr>
          <w:p w14:paraId="00000013" w14:textId="77777777" w:rsidR="00F57640" w:rsidRPr="003603C3" w:rsidRDefault="00EC7AD0" w:rsidP="00834C77">
            <w:pPr>
              <w:spacing w:line="276" w:lineRule="auto"/>
              <w:rPr>
                <w:sz w:val="20"/>
                <w:szCs w:val="20"/>
              </w:rPr>
            </w:pPr>
            <w:r w:rsidRPr="003603C3">
              <w:rPr>
                <w:sz w:val="20"/>
                <w:szCs w:val="20"/>
              </w:rPr>
              <w:t>BREVE DESCRIPCIÓN</w:t>
            </w:r>
          </w:p>
        </w:tc>
        <w:tc>
          <w:tcPr>
            <w:tcW w:w="6690" w:type="dxa"/>
            <w:vAlign w:val="center"/>
          </w:tcPr>
          <w:p w14:paraId="00000014" w14:textId="77777777" w:rsidR="00F57640" w:rsidRPr="003603C3" w:rsidRDefault="00EC7AD0" w:rsidP="00834C77">
            <w:pPr>
              <w:spacing w:line="276" w:lineRule="auto"/>
              <w:rPr>
                <w:b w:val="0"/>
                <w:sz w:val="20"/>
                <w:szCs w:val="20"/>
              </w:rPr>
            </w:pPr>
            <w:r w:rsidRPr="003603C3">
              <w:rPr>
                <w:b w:val="0"/>
                <w:sz w:val="20"/>
                <w:szCs w:val="20"/>
              </w:rPr>
              <w:t>El componente de formación hace énfasis en las pruebas del prototipo del juego las cuales comienzan desde la etapa de preproducción, para optimizar el videojuego y corregir los errores o bugs en dicho videojuego.</w:t>
            </w:r>
          </w:p>
        </w:tc>
      </w:tr>
      <w:tr w:rsidR="00F57640" w:rsidRPr="003603C3" w14:paraId="4C6534FA" w14:textId="77777777">
        <w:trPr>
          <w:trHeight w:val="340"/>
        </w:trPr>
        <w:tc>
          <w:tcPr>
            <w:tcW w:w="3390" w:type="dxa"/>
            <w:vAlign w:val="center"/>
          </w:tcPr>
          <w:p w14:paraId="00000015" w14:textId="77777777" w:rsidR="00F57640" w:rsidRPr="003603C3" w:rsidRDefault="00EC7AD0" w:rsidP="00834C77">
            <w:pPr>
              <w:spacing w:line="276" w:lineRule="auto"/>
              <w:rPr>
                <w:sz w:val="20"/>
                <w:szCs w:val="20"/>
              </w:rPr>
            </w:pPr>
            <w:r w:rsidRPr="003603C3">
              <w:rPr>
                <w:sz w:val="20"/>
                <w:szCs w:val="20"/>
              </w:rPr>
              <w:t>PALABRAS CLAVE</w:t>
            </w:r>
          </w:p>
        </w:tc>
        <w:tc>
          <w:tcPr>
            <w:tcW w:w="6690" w:type="dxa"/>
            <w:vAlign w:val="center"/>
          </w:tcPr>
          <w:p w14:paraId="00000016" w14:textId="18C80F3D" w:rsidR="00F57640" w:rsidRPr="003603C3" w:rsidRDefault="00E459A5" w:rsidP="00E459A5">
            <w:pPr>
              <w:spacing w:line="276" w:lineRule="auto"/>
              <w:rPr>
                <w:b w:val="0"/>
                <w:sz w:val="20"/>
                <w:szCs w:val="20"/>
              </w:rPr>
            </w:pPr>
            <w:r w:rsidRPr="003603C3">
              <w:rPr>
                <w:b w:val="0"/>
                <w:sz w:val="20"/>
                <w:szCs w:val="20"/>
              </w:rPr>
              <w:t>Department QA, prototipo, p</w:t>
            </w:r>
            <w:r w:rsidR="00EC7AD0" w:rsidRPr="003603C3">
              <w:rPr>
                <w:b w:val="0"/>
                <w:sz w:val="20"/>
                <w:szCs w:val="20"/>
              </w:rPr>
              <w:t xml:space="preserve">ruebas, </w:t>
            </w:r>
            <w:r w:rsidRPr="003603C3">
              <w:rPr>
                <w:b w:val="0"/>
                <w:i/>
                <w:sz w:val="20"/>
                <w:szCs w:val="20"/>
              </w:rPr>
              <w:t>t</w:t>
            </w:r>
            <w:r w:rsidR="00EC7AD0" w:rsidRPr="003603C3">
              <w:rPr>
                <w:b w:val="0"/>
                <w:i/>
                <w:sz w:val="20"/>
                <w:szCs w:val="20"/>
              </w:rPr>
              <w:t>esting</w:t>
            </w:r>
            <w:r w:rsidR="00EC7AD0" w:rsidRPr="003603C3">
              <w:rPr>
                <w:b w:val="0"/>
                <w:sz w:val="20"/>
                <w:szCs w:val="20"/>
              </w:rPr>
              <w:t>.</w:t>
            </w:r>
          </w:p>
        </w:tc>
      </w:tr>
    </w:tbl>
    <w:p w14:paraId="00000017" w14:textId="77777777" w:rsidR="00F57640" w:rsidRPr="003603C3" w:rsidRDefault="00F57640" w:rsidP="00834C77">
      <w:pPr>
        <w:rPr>
          <w:sz w:val="20"/>
          <w:szCs w:val="20"/>
        </w:rPr>
      </w:pPr>
    </w:p>
    <w:tbl>
      <w:tblPr>
        <w:tblStyle w:val="afff6"/>
        <w:tblW w:w="100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6690"/>
      </w:tblGrid>
      <w:tr w:rsidR="00F57640" w:rsidRPr="003603C3" w14:paraId="61AE3B1A" w14:textId="77777777">
        <w:trPr>
          <w:trHeight w:val="340"/>
        </w:trPr>
        <w:tc>
          <w:tcPr>
            <w:tcW w:w="3390" w:type="dxa"/>
            <w:vAlign w:val="center"/>
          </w:tcPr>
          <w:p w14:paraId="00000018" w14:textId="77777777" w:rsidR="00F57640" w:rsidRPr="003603C3" w:rsidRDefault="00EC7AD0" w:rsidP="00834C77">
            <w:pPr>
              <w:spacing w:line="276" w:lineRule="auto"/>
              <w:rPr>
                <w:sz w:val="20"/>
                <w:szCs w:val="20"/>
              </w:rPr>
            </w:pPr>
            <w:r w:rsidRPr="003603C3">
              <w:rPr>
                <w:sz w:val="20"/>
                <w:szCs w:val="20"/>
              </w:rPr>
              <w:t>ÁREA OCUPACIONAL</w:t>
            </w:r>
          </w:p>
        </w:tc>
        <w:tc>
          <w:tcPr>
            <w:tcW w:w="6690" w:type="dxa"/>
            <w:vAlign w:val="center"/>
          </w:tcPr>
          <w:p w14:paraId="00000019" w14:textId="77777777" w:rsidR="00F57640" w:rsidRPr="003603C3" w:rsidRDefault="00EC7AD0" w:rsidP="00834C77">
            <w:pPr>
              <w:spacing w:line="276" w:lineRule="auto"/>
              <w:rPr>
                <w:b w:val="0"/>
                <w:sz w:val="20"/>
                <w:szCs w:val="20"/>
              </w:rPr>
            </w:pPr>
            <w:r w:rsidRPr="003603C3">
              <w:rPr>
                <w:b w:val="0"/>
                <w:sz w:val="20"/>
                <w:szCs w:val="20"/>
              </w:rPr>
              <w:t>5 - ARTE, CULTURA, ESPARCIMIENTO Y DEPORTES</w:t>
            </w:r>
          </w:p>
        </w:tc>
      </w:tr>
      <w:tr w:rsidR="00F57640" w:rsidRPr="003603C3" w14:paraId="741E3DF1" w14:textId="77777777">
        <w:tc>
          <w:tcPr>
            <w:tcW w:w="3390" w:type="dxa"/>
            <w:vAlign w:val="center"/>
          </w:tcPr>
          <w:p w14:paraId="0000001A" w14:textId="77777777" w:rsidR="00F57640" w:rsidRPr="003603C3" w:rsidRDefault="00EC7AD0" w:rsidP="00834C77">
            <w:pPr>
              <w:spacing w:line="276" w:lineRule="auto"/>
              <w:rPr>
                <w:sz w:val="20"/>
                <w:szCs w:val="20"/>
              </w:rPr>
            </w:pPr>
            <w:r w:rsidRPr="003603C3">
              <w:rPr>
                <w:sz w:val="20"/>
                <w:szCs w:val="20"/>
              </w:rPr>
              <w:t>IDIOMA</w:t>
            </w:r>
          </w:p>
        </w:tc>
        <w:tc>
          <w:tcPr>
            <w:tcW w:w="6690" w:type="dxa"/>
            <w:vAlign w:val="center"/>
          </w:tcPr>
          <w:p w14:paraId="0000001B" w14:textId="77777777" w:rsidR="00F57640" w:rsidRPr="003603C3" w:rsidRDefault="00EC7AD0" w:rsidP="00834C77">
            <w:pPr>
              <w:spacing w:line="276" w:lineRule="auto"/>
              <w:rPr>
                <w:b w:val="0"/>
                <w:sz w:val="20"/>
                <w:szCs w:val="20"/>
              </w:rPr>
            </w:pPr>
            <w:r w:rsidRPr="003603C3">
              <w:rPr>
                <w:b w:val="0"/>
                <w:sz w:val="20"/>
                <w:szCs w:val="20"/>
              </w:rPr>
              <w:t>Español</w:t>
            </w:r>
          </w:p>
        </w:tc>
      </w:tr>
    </w:tbl>
    <w:p w14:paraId="0000001C" w14:textId="77777777" w:rsidR="00F57640" w:rsidRPr="003603C3" w:rsidRDefault="00F57640" w:rsidP="00834C77">
      <w:pPr>
        <w:rPr>
          <w:sz w:val="20"/>
          <w:szCs w:val="20"/>
        </w:rPr>
      </w:pPr>
    </w:p>
    <w:p w14:paraId="0000001D" w14:textId="77777777" w:rsidR="00F57640" w:rsidRPr="003603C3" w:rsidRDefault="00EC7AD0" w:rsidP="00834C77">
      <w:pPr>
        <w:numPr>
          <w:ilvl w:val="0"/>
          <w:numId w:val="12"/>
        </w:numPr>
        <w:pBdr>
          <w:top w:val="nil"/>
          <w:left w:val="nil"/>
          <w:bottom w:val="nil"/>
          <w:right w:val="nil"/>
          <w:between w:val="nil"/>
        </w:pBdr>
        <w:ind w:left="284" w:hanging="284"/>
        <w:jc w:val="both"/>
        <w:rPr>
          <w:b/>
          <w:color w:val="000000"/>
          <w:sz w:val="20"/>
          <w:szCs w:val="20"/>
        </w:rPr>
      </w:pPr>
      <w:r w:rsidRPr="003603C3">
        <w:rPr>
          <w:b/>
          <w:color w:val="000000"/>
          <w:sz w:val="20"/>
          <w:szCs w:val="20"/>
        </w:rPr>
        <w:t xml:space="preserve">TABLA DE CONTENIDOS: </w:t>
      </w:r>
    </w:p>
    <w:p w14:paraId="4DFD5C52" w14:textId="77777777" w:rsidR="00E459A5" w:rsidRPr="003603C3" w:rsidRDefault="00E459A5" w:rsidP="00834C77">
      <w:pPr>
        <w:rPr>
          <w:b/>
          <w:sz w:val="20"/>
          <w:szCs w:val="20"/>
        </w:rPr>
      </w:pPr>
    </w:p>
    <w:p w14:paraId="0000001F" w14:textId="77777777" w:rsidR="00F57640" w:rsidRPr="003603C3" w:rsidRDefault="00EC7AD0" w:rsidP="00834C77">
      <w:pPr>
        <w:rPr>
          <w:b/>
          <w:sz w:val="20"/>
          <w:szCs w:val="20"/>
        </w:rPr>
      </w:pPr>
      <w:r w:rsidRPr="003603C3">
        <w:rPr>
          <w:b/>
          <w:sz w:val="20"/>
          <w:szCs w:val="20"/>
        </w:rPr>
        <w:t>Introducción</w:t>
      </w:r>
    </w:p>
    <w:p w14:paraId="0BCB8DDF" w14:textId="77777777" w:rsidR="00E459A5" w:rsidRPr="003603C3" w:rsidRDefault="00E459A5" w:rsidP="00834C77">
      <w:pPr>
        <w:rPr>
          <w:b/>
          <w:sz w:val="20"/>
          <w:szCs w:val="20"/>
        </w:rPr>
      </w:pPr>
    </w:p>
    <w:p w14:paraId="00000020" w14:textId="77777777" w:rsidR="00F57640" w:rsidRPr="003603C3" w:rsidRDefault="00EC7AD0" w:rsidP="00834C77">
      <w:pPr>
        <w:rPr>
          <w:b/>
          <w:sz w:val="20"/>
          <w:szCs w:val="20"/>
        </w:rPr>
      </w:pPr>
      <w:r w:rsidRPr="003603C3">
        <w:rPr>
          <w:b/>
          <w:sz w:val="20"/>
          <w:szCs w:val="20"/>
        </w:rPr>
        <w:t>1. ¿Por qué es necesario probar los juegos?</w:t>
      </w:r>
    </w:p>
    <w:p w14:paraId="00000021" w14:textId="66FE0DB6" w:rsidR="00F57640" w:rsidRPr="003603C3" w:rsidRDefault="00EC7AD0" w:rsidP="00E459A5">
      <w:pPr>
        <w:ind w:left="284" w:hanging="142"/>
        <w:rPr>
          <w:sz w:val="20"/>
          <w:szCs w:val="20"/>
        </w:rPr>
      </w:pPr>
      <w:r w:rsidRPr="003603C3">
        <w:rPr>
          <w:b/>
          <w:sz w:val="20"/>
          <w:szCs w:val="20"/>
        </w:rPr>
        <w:tab/>
      </w:r>
      <w:r w:rsidRPr="003603C3">
        <w:rPr>
          <w:sz w:val="20"/>
          <w:szCs w:val="20"/>
        </w:rPr>
        <w:t xml:space="preserve">1.1. </w:t>
      </w:r>
      <w:del w:id="7" w:author="Usuario" w:date="2022-12-28T18:42:00Z">
        <w:r w:rsidRPr="003603C3" w:rsidDel="002D4805">
          <w:rPr>
            <w:sz w:val="20"/>
            <w:szCs w:val="20"/>
          </w:rPr>
          <w:delText xml:space="preserve"> </w:delText>
        </w:r>
      </w:del>
      <w:r w:rsidRPr="003603C3">
        <w:rPr>
          <w:sz w:val="20"/>
          <w:szCs w:val="20"/>
        </w:rPr>
        <w:t xml:space="preserve">Tipos de </w:t>
      </w:r>
      <w:r w:rsidR="00113F62" w:rsidRPr="003603C3">
        <w:rPr>
          <w:sz w:val="20"/>
          <w:szCs w:val="20"/>
        </w:rPr>
        <w:t>t</w:t>
      </w:r>
      <w:r w:rsidRPr="003603C3">
        <w:rPr>
          <w:sz w:val="20"/>
          <w:szCs w:val="20"/>
        </w:rPr>
        <w:t xml:space="preserve">écnicas de </w:t>
      </w:r>
      <w:r w:rsidR="00113F62" w:rsidRPr="003603C3">
        <w:rPr>
          <w:sz w:val="20"/>
          <w:szCs w:val="20"/>
        </w:rPr>
        <w:t>p</w:t>
      </w:r>
      <w:r w:rsidRPr="003603C3">
        <w:rPr>
          <w:sz w:val="20"/>
          <w:szCs w:val="20"/>
        </w:rPr>
        <w:t xml:space="preserve">ruebas de </w:t>
      </w:r>
      <w:r w:rsidR="00113F62" w:rsidRPr="003603C3">
        <w:rPr>
          <w:sz w:val="20"/>
          <w:szCs w:val="20"/>
        </w:rPr>
        <w:t>j</w:t>
      </w:r>
      <w:r w:rsidRPr="003603C3">
        <w:rPr>
          <w:sz w:val="20"/>
          <w:szCs w:val="20"/>
        </w:rPr>
        <w:t>uegos</w:t>
      </w:r>
    </w:p>
    <w:p w14:paraId="00000022" w14:textId="77777777" w:rsidR="00F57640" w:rsidRPr="003603C3" w:rsidRDefault="00EC7AD0" w:rsidP="00E459A5">
      <w:pPr>
        <w:ind w:left="284" w:hanging="142"/>
        <w:rPr>
          <w:sz w:val="20"/>
          <w:szCs w:val="20"/>
        </w:rPr>
      </w:pPr>
      <w:r w:rsidRPr="003603C3">
        <w:rPr>
          <w:sz w:val="20"/>
          <w:szCs w:val="20"/>
        </w:rPr>
        <w:tab/>
        <w:t>1.2.</w:t>
      </w:r>
      <w:del w:id="8" w:author="Usuario" w:date="2022-12-28T18:42:00Z">
        <w:r w:rsidRPr="003603C3" w:rsidDel="002D4805">
          <w:rPr>
            <w:sz w:val="20"/>
            <w:szCs w:val="20"/>
          </w:rPr>
          <w:delText xml:space="preserve"> </w:delText>
        </w:r>
      </w:del>
      <w:r w:rsidRPr="003603C3">
        <w:rPr>
          <w:sz w:val="20"/>
          <w:szCs w:val="20"/>
        </w:rPr>
        <w:t xml:space="preserve"> Métodos de prueba de juegos</w:t>
      </w:r>
    </w:p>
    <w:p w14:paraId="00000023" w14:textId="566E36A5" w:rsidR="00F57640" w:rsidRPr="003603C3" w:rsidRDefault="00EC7AD0" w:rsidP="00E459A5">
      <w:pPr>
        <w:ind w:left="284" w:hanging="142"/>
        <w:rPr>
          <w:sz w:val="20"/>
          <w:szCs w:val="20"/>
        </w:rPr>
      </w:pPr>
      <w:r w:rsidRPr="003603C3">
        <w:rPr>
          <w:sz w:val="20"/>
          <w:szCs w:val="20"/>
        </w:rPr>
        <w:tab/>
        <w:t>1.3.</w:t>
      </w:r>
      <w:del w:id="9" w:author="Usuario" w:date="2022-12-28T18:42:00Z">
        <w:r w:rsidRPr="003603C3" w:rsidDel="002D4805">
          <w:rPr>
            <w:sz w:val="20"/>
            <w:szCs w:val="20"/>
          </w:rPr>
          <w:delText xml:space="preserve"> </w:delText>
        </w:r>
      </w:del>
      <w:r w:rsidRPr="003603C3">
        <w:rPr>
          <w:sz w:val="20"/>
          <w:szCs w:val="20"/>
        </w:rPr>
        <w:t xml:space="preserve"> ¿Qué es la automatización de pruebas de juegos?</w:t>
      </w:r>
    </w:p>
    <w:p w14:paraId="00000024" w14:textId="12D55721" w:rsidR="00F57640" w:rsidRPr="003603C3" w:rsidRDefault="00EC7AD0" w:rsidP="00E459A5">
      <w:pPr>
        <w:ind w:left="284" w:hanging="142"/>
        <w:rPr>
          <w:sz w:val="20"/>
          <w:szCs w:val="20"/>
        </w:rPr>
      </w:pPr>
      <w:r w:rsidRPr="003603C3">
        <w:rPr>
          <w:sz w:val="20"/>
          <w:szCs w:val="20"/>
        </w:rPr>
        <w:tab/>
        <w:t>1.4.</w:t>
      </w:r>
      <w:del w:id="10" w:author="Usuario" w:date="2022-12-28T18:42:00Z">
        <w:r w:rsidRPr="003603C3" w:rsidDel="002D4805">
          <w:rPr>
            <w:sz w:val="20"/>
            <w:szCs w:val="20"/>
          </w:rPr>
          <w:delText xml:space="preserve"> </w:delText>
        </w:r>
      </w:del>
      <w:r w:rsidRPr="003603C3">
        <w:rPr>
          <w:sz w:val="20"/>
          <w:szCs w:val="20"/>
        </w:rPr>
        <w:t xml:space="preserve"> ¿Qué hacen los QA </w:t>
      </w:r>
      <w:r w:rsidRPr="003603C3">
        <w:rPr>
          <w:i/>
          <w:sz w:val="20"/>
          <w:szCs w:val="20"/>
        </w:rPr>
        <w:t>testers</w:t>
      </w:r>
      <w:r w:rsidRPr="003603C3">
        <w:rPr>
          <w:sz w:val="20"/>
          <w:szCs w:val="20"/>
        </w:rPr>
        <w:t xml:space="preserve"> de juegos?</w:t>
      </w:r>
    </w:p>
    <w:p w14:paraId="00000025" w14:textId="1D7C49AF" w:rsidR="00F57640" w:rsidRPr="003603C3" w:rsidRDefault="00EC7AD0" w:rsidP="00E459A5">
      <w:pPr>
        <w:ind w:left="284"/>
        <w:rPr>
          <w:sz w:val="20"/>
          <w:szCs w:val="20"/>
        </w:rPr>
      </w:pPr>
      <w:r w:rsidRPr="003603C3">
        <w:rPr>
          <w:sz w:val="20"/>
          <w:szCs w:val="20"/>
        </w:rPr>
        <w:t>1.5.</w:t>
      </w:r>
      <w:del w:id="11" w:author="Usuario" w:date="2022-12-28T18:42:00Z">
        <w:r w:rsidRPr="003603C3" w:rsidDel="002D4805">
          <w:rPr>
            <w:sz w:val="20"/>
            <w:szCs w:val="20"/>
          </w:rPr>
          <w:delText xml:space="preserve"> </w:delText>
        </w:r>
      </w:del>
      <w:r w:rsidRPr="003603C3">
        <w:rPr>
          <w:sz w:val="20"/>
          <w:szCs w:val="20"/>
        </w:rPr>
        <w:t xml:space="preserve"> ¿Cómo funciona la prueba de juegos?</w:t>
      </w:r>
    </w:p>
    <w:p w14:paraId="00000026" w14:textId="442376FF" w:rsidR="00F57640" w:rsidRPr="003603C3" w:rsidRDefault="00EC7AD0" w:rsidP="00E459A5">
      <w:pPr>
        <w:ind w:left="284"/>
        <w:rPr>
          <w:sz w:val="20"/>
          <w:szCs w:val="20"/>
        </w:rPr>
      </w:pPr>
      <w:r w:rsidRPr="003603C3">
        <w:rPr>
          <w:sz w:val="20"/>
          <w:szCs w:val="20"/>
        </w:rPr>
        <w:t>1.6.</w:t>
      </w:r>
      <w:del w:id="12" w:author="Usuario" w:date="2022-12-28T18:42:00Z">
        <w:r w:rsidRPr="003603C3" w:rsidDel="002D4805">
          <w:rPr>
            <w:sz w:val="20"/>
            <w:szCs w:val="20"/>
          </w:rPr>
          <w:delText xml:space="preserve"> </w:delText>
        </w:r>
      </w:del>
      <w:r w:rsidRPr="003603C3">
        <w:rPr>
          <w:sz w:val="20"/>
          <w:szCs w:val="20"/>
        </w:rPr>
        <w:t xml:space="preserve"> Métricas clave de las pruebas funcionales de control de calidad</w:t>
      </w:r>
    </w:p>
    <w:p w14:paraId="00000027" w14:textId="1F98E5DC" w:rsidR="00F57640" w:rsidRPr="003603C3" w:rsidRDefault="00EC7AD0" w:rsidP="00E459A5">
      <w:pPr>
        <w:ind w:left="284"/>
        <w:rPr>
          <w:sz w:val="20"/>
          <w:szCs w:val="20"/>
        </w:rPr>
      </w:pPr>
      <w:r w:rsidRPr="003603C3">
        <w:rPr>
          <w:sz w:val="20"/>
          <w:szCs w:val="20"/>
        </w:rPr>
        <w:t>1.7.</w:t>
      </w:r>
      <w:del w:id="13" w:author="Usuario" w:date="2022-12-28T18:42:00Z">
        <w:r w:rsidRPr="003603C3" w:rsidDel="002D4805">
          <w:rPr>
            <w:sz w:val="20"/>
            <w:szCs w:val="20"/>
          </w:rPr>
          <w:delText xml:space="preserve"> </w:delText>
        </w:r>
      </w:del>
      <w:r w:rsidRPr="003603C3">
        <w:rPr>
          <w:sz w:val="20"/>
          <w:szCs w:val="20"/>
        </w:rPr>
        <w:t xml:space="preserve"> Informes de errores</w:t>
      </w:r>
    </w:p>
    <w:p w14:paraId="00000028" w14:textId="47B6FEDD" w:rsidR="00F57640" w:rsidRPr="003603C3" w:rsidRDefault="00EC7AD0" w:rsidP="00E459A5">
      <w:pPr>
        <w:ind w:left="284"/>
        <w:rPr>
          <w:b/>
          <w:color w:val="373737"/>
          <w:sz w:val="20"/>
          <w:szCs w:val="20"/>
        </w:rPr>
      </w:pPr>
      <w:r w:rsidRPr="003603C3">
        <w:rPr>
          <w:sz w:val="20"/>
          <w:szCs w:val="20"/>
        </w:rPr>
        <w:t>1.8.</w:t>
      </w:r>
      <w:del w:id="14" w:author="Usuario" w:date="2022-12-28T18:42:00Z">
        <w:r w:rsidRPr="003603C3" w:rsidDel="002D4805">
          <w:rPr>
            <w:sz w:val="20"/>
            <w:szCs w:val="20"/>
          </w:rPr>
          <w:delText xml:space="preserve"> </w:delText>
        </w:r>
      </w:del>
      <w:r w:rsidRPr="003603C3">
        <w:rPr>
          <w:sz w:val="20"/>
          <w:szCs w:val="20"/>
        </w:rPr>
        <w:t xml:space="preserve"> Tipos principales de métodos de prueba de juegos</w:t>
      </w:r>
    </w:p>
    <w:p w14:paraId="00000029" w14:textId="525C4B3C" w:rsidR="00F57640" w:rsidRPr="003603C3" w:rsidRDefault="00EC7AD0" w:rsidP="00E459A5">
      <w:pPr>
        <w:ind w:left="284"/>
        <w:rPr>
          <w:sz w:val="20"/>
          <w:szCs w:val="20"/>
        </w:rPr>
      </w:pPr>
      <w:r w:rsidRPr="003603C3">
        <w:rPr>
          <w:sz w:val="20"/>
          <w:szCs w:val="20"/>
        </w:rPr>
        <w:t>1.9.</w:t>
      </w:r>
      <w:del w:id="15" w:author="Usuario" w:date="2022-12-28T18:42:00Z">
        <w:r w:rsidRPr="003603C3" w:rsidDel="002D4805">
          <w:rPr>
            <w:sz w:val="20"/>
            <w:szCs w:val="20"/>
          </w:rPr>
          <w:delText xml:space="preserve"> </w:delText>
        </w:r>
      </w:del>
      <w:r w:rsidRPr="003603C3">
        <w:rPr>
          <w:sz w:val="20"/>
          <w:szCs w:val="20"/>
        </w:rPr>
        <w:t xml:space="preserve"> Cómo funcionan las pruebas en diferentes plataformas</w:t>
      </w:r>
    </w:p>
    <w:p w14:paraId="0000002A" w14:textId="77777777" w:rsidR="00F57640" w:rsidRPr="003603C3" w:rsidRDefault="00EC7AD0" w:rsidP="00834C77">
      <w:pPr>
        <w:rPr>
          <w:b/>
          <w:sz w:val="20"/>
          <w:szCs w:val="20"/>
        </w:rPr>
      </w:pPr>
      <w:r w:rsidRPr="003603C3">
        <w:rPr>
          <w:b/>
          <w:sz w:val="20"/>
          <w:szCs w:val="20"/>
        </w:rPr>
        <w:lastRenderedPageBreak/>
        <w:t xml:space="preserve">2. </w:t>
      </w:r>
      <w:del w:id="16" w:author="Usuario" w:date="2022-12-28T18:43:00Z">
        <w:r w:rsidRPr="003603C3" w:rsidDel="009722F5">
          <w:rPr>
            <w:b/>
            <w:sz w:val="20"/>
            <w:szCs w:val="20"/>
          </w:rPr>
          <w:delText xml:space="preserve"> </w:delText>
        </w:r>
      </w:del>
      <w:r w:rsidRPr="003603C3">
        <w:rPr>
          <w:b/>
          <w:sz w:val="20"/>
          <w:szCs w:val="20"/>
        </w:rPr>
        <w:t xml:space="preserve">Cómo iniciar las pruebas o </w:t>
      </w:r>
      <w:r w:rsidRPr="003603C3">
        <w:rPr>
          <w:b/>
          <w:i/>
          <w:sz w:val="20"/>
          <w:szCs w:val="20"/>
        </w:rPr>
        <w:t xml:space="preserve">testing </w:t>
      </w:r>
      <w:r w:rsidRPr="003603C3">
        <w:rPr>
          <w:b/>
          <w:sz w:val="20"/>
          <w:szCs w:val="20"/>
        </w:rPr>
        <w:t>en un videojuego</w:t>
      </w:r>
    </w:p>
    <w:p w14:paraId="0000002B" w14:textId="39FEA451" w:rsidR="00F57640" w:rsidRPr="003603C3" w:rsidRDefault="00EC7AD0" w:rsidP="00834C77">
      <w:pPr>
        <w:rPr>
          <w:sz w:val="20"/>
          <w:szCs w:val="20"/>
        </w:rPr>
      </w:pPr>
      <w:r w:rsidRPr="003603C3">
        <w:rPr>
          <w:sz w:val="20"/>
          <w:szCs w:val="20"/>
        </w:rPr>
        <w:tab/>
      </w:r>
    </w:p>
    <w:p w14:paraId="0000002C" w14:textId="77777777" w:rsidR="00F57640" w:rsidRPr="009722F5" w:rsidRDefault="00EC7AD0" w:rsidP="00834C77">
      <w:pPr>
        <w:rPr>
          <w:b/>
          <w:sz w:val="20"/>
          <w:szCs w:val="20"/>
          <w:lang w:val="en-US"/>
          <w:rPrChange w:id="17" w:author="Usuario" w:date="2022-12-28T18:43:00Z">
            <w:rPr>
              <w:b/>
              <w:sz w:val="20"/>
              <w:szCs w:val="20"/>
            </w:rPr>
          </w:rPrChange>
        </w:rPr>
      </w:pPr>
      <w:r w:rsidRPr="00551EFE">
        <w:rPr>
          <w:b/>
          <w:sz w:val="20"/>
          <w:szCs w:val="20"/>
          <w:lang w:val="en-US"/>
          <w:rPrChange w:id="18" w:author="Usuario" w:date="2022-12-29T15:05:00Z">
            <w:rPr>
              <w:b/>
              <w:sz w:val="20"/>
              <w:szCs w:val="20"/>
            </w:rPr>
          </w:rPrChange>
        </w:rPr>
        <w:t xml:space="preserve">3. </w:t>
      </w:r>
      <w:del w:id="19" w:author="Usuario" w:date="2022-12-28T18:43:00Z">
        <w:r w:rsidRPr="00551EFE" w:rsidDel="009722F5">
          <w:rPr>
            <w:b/>
            <w:sz w:val="20"/>
            <w:szCs w:val="20"/>
            <w:lang w:val="en-US"/>
            <w:rPrChange w:id="20" w:author="Usuario" w:date="2022-12-29T15:05:00Z">
              <w:rPr>
                <w:b/>
                <w:sz w:val="20"/>
                <w:szCs w:val="20"/>
              </w:rPr>
            </w:rPrChange>
          </w:rPr>
          <w:delText xml:space="preserve"> </w:delText>
        </w:r>
      </w:del>
      <w:r w:rsidRPr="009722F5">
        <w:rPr>
          <w:b/>
          <w:sz w:val="20"/>
          <w:szCs w:val="20"/>
          <w:lang w:val="en-US"/>
          <w:rPrChange w:id="21" w:author="Usuario" w:date="2022-12-28T18:43:00Z">
            <w:rPr>
              <w:b/>
              <w:sz w:val="20"/>
              <w:szCs w:val="20"/>
            </w:rPr>
          </w:rPrChange>
        </w:rPr>
        <w:t xml:space="preserve">Utilizando el </w:t>
      </w:r>
      <w:r w:rsidRPr="009722F5">
        <w:rPr>
          <w:b/>
          <w:i/>
          <w:sz w:val="20"/>
          <w:szCs w:val="20"/>
          <w:lang w:val="en-US"/>
          <w:rPrChange w:id="22" w:author="Usuario" w:date="2022-12-28T18:43:00Z">
            <w:rPr>
              <w:b/>
              <w:i/>
              <w:sz w:val="20"/>
              <w:szCs w:val="20"/>
            </w:rPr>
          </w:rPrChange>
        </w:rPr>
        <w:t>Framework Test Runner</w:t>
      </w:r>
      <w:r w:rsidRPr="009722F5">
        <w:rPr>
          <w:b/>
          <w:sz w:val="20"/>
          <w:szCs w:val="20"/>
          <w:lang w:val="en-US"/>
          <w:rPrChange w:id="23" w:author="Usuario" w:date="2022-12-28T18:43:00Z">
            <w:rPr>
              <w:b/>
              <w:sz w:val="20"/>
              <w:szCs w:val="20"/>
            </w:rPr>
          </w:rPrChange>
        </w:rPr>
        <w:t xml:space="preserve"> </w:t>
      </w:r>
      <w:r w:rsidRPr="009722F5">
        <w:rPr>
          <w:b/>
          <w:i/>
          <w:sz w:val="20"/>
          <w:szCs w:val="20"/>
          <w:lang w:val="en-US"/>
          <w:rPrChange w:id="24" w:author="Usuario" w:date="2022-12-28T18:43:00Z">
            <w:rPr>
              <w:b/>
              <w:i/>
              <w:sz w:val="20"/>
              <w:szCs w:val="20"/>
            </w:rPr>
          </w:rPrChange>
        </w:rPr>
        <w:t>- Unit testing en unity</w:t>
      </w:r>
    </w:p>
    <w:p w14:paraId="0000002D" w14:textId="78F278FC" w:rsidR="00F57640" w:rsidRPr="009722F5" w:rsidRDefault="00EC7AD0" w:rsidP="00834C77">
      <w:pPr>
        <w:rPr>
          <w:sz w:val="20"/>
          <w:szCs w:val="20"/>
          <w:lang w:val="en-US"/>
          <w:rPrChange w:id="25" w:author="Usuario" w:date="2022-12-28T18:43:00Z">
            <w:rPr>
              <w:sz w:val="20"/>
              <w:szCs w:val="20"/>
            </w:rPr>
          </w:rPrChange>
        </w:rPr>
      </w:pPr>
      <w:r w:rsidRPr="009722F5">
        <w:rPr>
          <w:b/>
          <w:sz w:val="20"/>
          <w:szCs w:val="20"/>
          <w:lang w:val="en-US"/>
          <w:rPrChange w:id="26" w:author="Usuario" w:date="2022-12-28T18:43:00Z">
            <w:rPr>
              <w:b/>
              <w:sz w:val="20"/>
              <w:szCs w:val="20"/>
            </w:rPr>
          </w:rPrChange>
        </w:rPr>
        <w:tab/>
      </w:r>
    </w:p>
    <w:p w14:paraId="0000002E" w14:textId="77777777" w:rsidR="00F57640" w:rsidRPr="003603C3" w:rsidRDefault="00EC7AD0" w:rsidP="00834C77">
      <w:pPr>
        <w:rPr>
          <w:b/>
          <w:sz w:val="20"/>
          <w:szCs w:val="20"/>
        </w:rPr>
      </w:pPr>
      <w:r w:rsidRPr="003603C3">
        <w:rPr>
          <w:b/>
          <w:sz w:val="20"/>
          <w:szCs w:val="20"/>
        </w:rPr>
        <w:t>4. Pruebas del sistema</w:t>
      </w:r>
    </w:p>
    <w:p w14:paraId="10F47F18" w14:textId="77777777" w:rsidR="00551EFE" w:rsidRDefault="00551EFE" w:rsidP="00834C77">
      <w:pPr>
        <w:rPr>
          <w:ins w:id="27" w:author="Usuario" w:date="2022-12-29T15:05:00Z"/>
          <w:sz w:val="20"/>
          <w:szCs w:val="20"/>
        </w:rPr>
      </w:pPr>
    </w:p>
    <w:p w14:paraId="33551DA4" w14:textId="77777777" w:rsidR="00551EFE" w:rsidRDefault="00551EFE" w:rsidP="00834C77">
      <w:pPr>
        <w:rPr>
          <w:ins w:id="28" w:author="Usuario" w:date="2022-12-29T15:05:00Z"/>
          <w:sz w:val="20"/>
          <w:szCs w:val="20"/>
        </w:rPr>
      </w:pPr>
    </w:p>
    <w:p w14:paraId="4DE0CFE1" w14:textId="77777777" w:rsidR="00551EFE" w:rsidRDefault="00551EFE" w:rsidP="00834C77">
      <w:pPr>
        <w:rPr>
          <w:ins w:id="29" w:author="Usuario" w:date="2022-12-29T15:05:00Z"/>
          <w:sz w:val="20"/>
          <w:szCs w:val="20"/>
        </w:rPr>
      </w:pPr>
    </w:p>
    <w:p w14:paraId="0000002F" w14:textId="635EFB6F" w:rsidR="00F57640" w:rsidRPr="003603C3" w:rsidDel="00551EFE" w:rsidRDefault="00EC7AD0" w:rsidP="00113F62">
      <w:pPr>
        <w:ind w:left="284" w:hanging="284"/>
        <w:rPr>
          <w:del w:id="30" w:author="Usuario" w:date="2022-12-29T15:05:00Z"/>
          <w:sz w:val="20"/>
          <w:szCs w:val="20"/>
        </w:rPr>
      </w:pPr>
      <w:del w:id="31" w:author="Usuario" w:date="2022-12-29T15:05:00Z">
        <w:r w:rsidRPr="003603C3" w:rsidDel="00551EFE">
          <w:rPr>
            <w:sz w:val="20"/>
            <w:szCs w:val="20"/>
          </w:rPr>
          <w:tab/>
          <w:delText xml:space="preserve">4.1. </w:delText>
        </w:r>
      </w:del>
      <w:del w:id="32" w:author="Usuario" w:date="2022-12-28T18:42:00Z">
        <w:r w:rsidRPr="003603C3" w:rsidDel="002D4805">
          <w:rPr>
            <w:sz w:val="20"/>
            <w:szCs w:val="20"/>
          </w:rPr>
          <w:delText xml:space="preserve"> </w:delText>
        </w:r>
      </w:del>
      <w:del w:id="33" w:author="Usuario" w:date="2022-12-29T15:05:00Z">
        <w:r w:rsidRPr="003603C3" w:rsidDel="00551EFE">
          <w:rPr>
            <w:sz w:val="20"/>
            <w:szCs w:val="20"/>
          </w:rPr>
          <w:delText>Pruebas de portabilidad</w:delText>
        </w:r>
      </w:del>
    </w:p>
    <w:p w14:paraId="00000030" w14:textId="1FA7BF83" w:rsidR="00F57640" w:rsidRPr="003603C3" w:rsidDel="00551EFE" w:rsidRDefault="00EC7AD0" w:rsidP="00113F62">
      <w:pPr>
        <w:ind w:left="284" w:hanging="284"/>
        <w:rPr>
          <w:del w:id="34" w:author="Usuario" w:date="2022-12-29T15:05:00Z"/>
          <w:sz w:val="20"/>
          <w:szCs w:val="20"/>
        </w:rPr>
      </w:pPr>
      <w:del w:id="35" w:author="Usuario" w:date="2022-12-29T15:05:00Z">
        <w:r w:rsidRPr="003603C3" w:rsidDel="00551EFE">
          <w:rPr>
            <w:sz w:val="20"/>
            <w:szCs w:val="20"/>
          </w:rPr>
          <w:tab/>
          <w:delText xml:space="preserve">4.2. </w:delText>
        </w:r>
      </w:del>
      <w:del w:id="36" w:author="Usuario" w:date="2022-12-28T18:42:00Z">
        <w:r w:rsidRPr="003603C3" w:rsidDel="002D4805">
          <w:rPr>
            <w:sz w:val="20"/>
            <w:szCs w:val="20"/>
          </w:rPr>
          <w:delText xml:space="preserve"> </w:delText>
        </w:r>
      </w:del>
      <w:del w:id="37" w:author="Usuario" w:date="2022-12-29T15:05:00Z">
        <w:r w:rsidRPr="003603C3" w:rsidDel="00551EFE">
          <w:rPr>
            <w:sz w:val="20"/>
            <w:szCs w:val="20"/>
          </w:rPr>
          <w:delText>Pruebas de compatibilidad</w:delText>
        </w:r>
      </w:del>
    </w:p>
    <w:p w14:paraId="00000031" w14:textId="0393C7EF" w:rsidR="00F57640" w:rsidRPr="003603C3" w:rsidDel="00551EFE" w:rsidRDefault="00EC7AD0" w:rsidP="00113F62">
      <w:pPr>
        <w:ind w:left="284" w:hanging="284"/>
        <w:rPr>
          <w:del w:id="38" w:author="Usuario" w:date="2022-12-29T15:05:00Z"/>
          <w:sz w:val="20"/>
          <w:szCs w:val="20"/>
        </w:rPr>
      </w:pPr>
      <w:del w:id="39" w:author="Usuario" w:date="2022-12-29T15:05:00Z">
        <w:r w:rsidRPr="003603C3" w:rsidDel="00551EFE">
          <w:rPr>
            <w:sz w:val="20"/>
            <w:szCs w:val="20"/>
          </w:rPr>
          <w:tab/>
          <w:delText>4.3.</w:delText>
        </w:r>
      </w:del>
      <w:del w:id="40" w:author="Usuario" w:date="2022-12-28T18:42:00Z">
        <w:r w:rsidRPr="003603C3" w:rsidDel="002D4805">
          <w:rPr>
            <w:sz w:val="20"/>
            <w:szCs w:val="20"/>
          </w:rPr>
          <w:delText xml:space="preserve"> </w:delText>
        </w:r>
      </w:del>
      <w:del w:id="41" w:author="Usuario" w:date="2022-12-29T15:05:00Z">
        <w:r w:rsidRPr="003603C3" w:rsidDel="00551EFE">
          <w:rPr>
            <w:sz w:val="20"/>
            <w:szCs w:val="20"/>
          </w:rPr>
          <w:delText xml:space="preserve"> Pruebas de rendimiento</w:delText>
        </w:r>
      </w:del>
    </w:p>
    <w:p w14:paraId="00000032" w14:textId="5932C2F4" w:rsidR="00F57640" w:rsidRPr="003603C3" w:rsidDel="00551EFE" w:rsidRDefault="00EC7AD0" w:rsidP="00113F62">
      <w:pPr>
        <w:ind w:left="284" w:hanging="284"/>
        <w:rPr>
          <w:del w:id="42" w:author="Usuario" w:date="2022-12-29T15:05:00Z"/>
          <w:sz w:val="20"/>
          <w:szCs w:val="20"/>
        </w:rPr>
      </w:pPr>
      <w:del w:id="43" w:author="Usuario" w:date="2022-12-29T15:05:00Z">
        <w:r w:rsidRPr="003603C3" w:rsidDel="00551EFE">
          <w:rPr>
            <w:sz w:val="20"/>
            <w:szCs w:val="20"/>
          </w:rPr>
          <w:tab/>
          <w:delText>4.4.</w:delText>
        </w:r>
      </w:del>
      <w:del w:id="44" w:author="Usuario" w:date="2022-12-28T18:42:00Z">
        <w:r w:rsidRPr="003603C3" w:rsidDel="002D4805">
          <w:rPr>
            <w:sz w:val="20"/>
            <w:szCs w:val="20"/>
          </w:rPr>
          <w:delText xml:space="preserve"> </w:delText>
        </w:r>
      </w:del>
      <w:del w:id="45" w:author="Usuario" w:date="2022-12-29T15:05:00Z">
        <w:r w:rsidRPr="003603C3" w:rsidDel="00551EFE">
          <w:rPr>
            <w:sz w:val="20"/>
            <w:szCs w:val="20"/>
          </w:rPr>
          <w:delText xml:space="preserve"> Pruebas de aceptación</w:delText>
        </w:r>
      </w:del>
    </w:p>
    <w:p w14:paraId="3164B125" w14:textId="77777777" w:rsidR="00B15B0D" w:rsidRPr="003603C3" w:rsidRDefault="00B15B0D" w:rsidP="00834C77">
      <w:pPr>
        <w:rPr>
          <w:b/>
          <w:sz w:val="20"/>
          <w:szCs w:val="20"/>
        </w:rPr>
      </w:pPr>
    </w:p>
    <w:p w14:paraId="00000033" w14:textId="77777777" w:rsidR="00F57640" w:rsidRPr="003603C3" w:rsidRDefault="00595900" w:rsidP="00834C77">
      <w:pPr>
        <w:numPr>
          <w:ilvl w:val="0"/>
          <w:numId w:val="12"/>
        </w:numPr>
        <w:pBdr>
          <w:top w:val="nil"/>
          <w:left w:val="nil"/>
          <w:bottom w:val="nil"/>
          <w:right w:val="nil"/>
          <w:between w:val="nil"/>
        </w:pBdr>
        <w:ind w:left="284" w:hanging="284"/>
        <w:jc w:val="both"/>
        <w:rPr>
          <w:b/>
          <w:sz w:val="20"/>
          <w:szCs w:val="20"/>
        </w:rPr>
      </w:pPr>
      <w:sdt>
        <w:sdtPr>
          <w:rPr>
            <w:sz w:val="20"/>
            <w:szCs w:val="20"/>
          </w:rPr>
          <w:tag w:val="goog_rdk_0"/>
          <w:id w:val="431942239"/>
        </w:sdtPr>
        <w:sdtEndPr/>
        <w:sdtContent/>
      </w:sdt>
      <w:r w:rsidR="00EC7AD0" w:rsidRPr="003603C3">
        <w:rPr>
          <w:b/>
          <w:sz w:val="20"/>
          <w:szCs w:val="20"/>
        </w:rPr>
        <w:t>INTRODUCCIÓN</w:t>
      </w:r>
    </w:p>
    <w:p w14:paraId="00000034" w14:textId="77777777" w:rsidR="00F57640" w:rsidRPr="003603C3" w:rsidRDefault="00F57640" w:rsidP="00834C77">
      <w:pPr>
        <w:pBdr>
          <w:top w:val="nil"/>
          <w:left w:val="nil"/>
          <w:bottom w:val="nil"/>
          <w:right w:val="nil"/>
          <w:between w:val="nil"/>
        </w:pBdr>
        <w:jc w:val="both"/>
        <w:rPr>
          <w:b/>
          <w:sz w:val="20"/>
          <w:szCs w:val="20"/>
        </w:rPr>
      </w:pPr>
    </w:p>
    <w:p w14:paraId="00000035" w14:textId="374288BF" w:rsidR="00F57640" w:rsidRPr="003603C3" w:rsidDel="00CE5337" w:rsidRDefault="00F57640" w:rsidP="00834C77">
      <w:pPr>
        <w:pBdr>
          <w:top w:val="nil"/>
          <w:left w:val="nil"/>
          <w:bottom w:val="nil"/>
          <w:right w:val="nil"/>
          <w:between w:val="nil"/>
        </w:pBdr>
        <w:jc w:val="both"/>
        <w:rPr>
          <w:del w:id="46" w:author="Usuario" w:date="2022-12-28T16:14:00Z"/>
          <w:b/>
          <w:sz w:val="20"/>
          <w:szCs w:val="20"/>
        </w:rPr>
      </w:pPr>
    </w:p>
    <w:p w14:paraId="00000036" w14:textId="06BE2D11" w:rsidR="00F57640" w:rsidRPr="003603C3" w:rsidRDefault="004C124A" w:rsidP="00834C77">
      <w:pPr>
        <w:jc w:val="both"/>
        <w:rPr>
          <w:sz w:val="20"/>
          <w:szCs w:val="20"/>
        </w:rPr>
      </w:pPr>
      <w:r w:rsidRPr="003603C3">
        <w:rPr>
          <w:sz w:val="20"/>
          <w:szCs w:val="20"/>
        </w:rPr>
        <w:t xml:space="preserve">Estimado aprendiz, continuando con este maravilloso aprendizaje, reflexione sobre lo siguiente: </w:t>
      </w:r>
      <w:r w:rsidR="00EC7AD0" w:rsidRPr="00455132">
        <w:rPr>
          <w:b/>
          <w:sz w:val="20"/>
          <w:szCs w:val="20"/>
          <w:rPrChange w:id="47" w:author="Usuario" w:date="2022-12-28T16:15:00Z">
            <w:rPr>
              <w:sz w:val="20"/>
              <w:szCs w:val="20"/>
            </w:rPr>
          </w:rPrChange>
        </w:rPr>
        <w:t>Antes de que una mariposa pueda tomar su primer vuelo, debe empujar y luchar para salir de un capullo</w:t>
      </w:r>
      <w:r w:rsidR="00EC7AD0" w:rsidRPr="003603C3">
        <w:rPr>
          <w:sz w:val="20"/>
          <w:szCs w:val="20"/>
        </w:rPr>
        <w:t xml:space="preserve">. </w:t>
      </w:r>
      <w:r w:rsidR="00EC7AD0" w:rsidRPr="00455132">
        <w:rPr>
          <w:b/>
          <w:sz w:val="20"/>
          <w:szCs w:val="20"/>
          <w:rPrChange w:id="48" w:author="Usuario" w:date="2022-12-28T16:16:00Z">
            <w:rPr>
              <w:sz w:val="20"/>
              <w:szCs w:val="20"/>
            </w:rPr>
          </w:rPrChange>
        </w:rPr>
        <w:t>Sin este desafiante obstáculo, sería demasiado débil para sobrevivir en el mundo exterior.</w:t>
      </w:r>
      <w:r w:rsidR="00EC7AD0" w:rsidRPr="003603C3">
        <w:rPr>
          <w:sz w:val="20"/>
          <w:szCs w:val="20"/>
        </w:rPr>
        <w:t xml:space="preserve"> ¿Qué tiene esto que ver con las pruebas de juego? Bueno, como una mariposa, cada juego debe someterse a una prueba seria que lo fortal</w:t>
      </w:r>
      <w:r w:rsidRPr="003603C3">
        <w:rPr>
          <w:sz w:val="20"/>
          <w:szCs w:val="20"/>
        </w:rPr>
        <w:t xml:space="preserve">ezca antes de lanzarlo al mundo. Por lo anterior le invitamos a revisar el siguiente video para identificar el contexto </w:t>
      </w:r>
      <w:sdt>
        <w:sdtPr>
          <w:tag w:val="goog_rdk_0"/>
          <w:id w:val="-1091470818"/>
        </w:sdtPr>
        <w:sdtEndPr/>
        <w:sdtContent/>
      </w:sdt>
      <w:r w:rsidRPr="003603C3">
        <w:rPr>
          <w:sz w:val="20"/>
          <w:szCs w:val="20"/>
        </w:rPr>
        <w:t xml:space="preserve">de aprendizaje de este </w:t>
      </w:r>
      <w:commentRangeStart w:id="49"/>
      <w:r w:rsidRPr="003603C3">
        <w:rPr>
          <w:sz w:val="20"/>
          <w:szCs w:val="20"/>
        </w:rPr>
        <w:t>componente formativo</w:t>
      </w:r>
      <w:commentRangeEnd w:id="49"/>
      <w:r w:rsidRPr="003603C3">
        <w:rPr>
          <w:rStyle w:val="Refdecomentario"/>
        </w:rPr>
        <w:commentReference w:id="49"/>
      </w:r>
      <w:r w:rsidRPr="003603C3">
        <w:rPr>
          <w:sz w:val="20"/>
          <w:szCs w:val="20"/>
        </w:rPr>
        <w:t>:</w:t>
      </w:r>
    </w:p>
    <w:p w14:paraId="7D554C38" w14:textId="77777777" w:rsidR="004C124A" w:rsidRPr="003603C3" w:rsidRDefault="004C124A" w:rsidP="00834C77">
      <w:pPr>
        <w:jc w:val="both"/>
        <w:rPr>
          <w:sz w:val="20"/>
          <w:szCs w:val="20"/>
        </w:rPr>
      </w:pPr>
    </w:p>
    <w:p w14:paraId="4C59E93E" w14:textId="342D6505" w:rsidR="004C124A" w:rsidRPr="003603C3" w:rsidRDefault="004C124A" w:rsidP="004C124A">
      <w:pPr>
        <w:jc w:val="center"/>
        <w:rPr>
          <w:sz w:val="20"/>
          <w:szCs w:val="20"/>
        </w:rPr>
      </w:pPr>
      <w:r w:rsidRPr="003603C3">
        <w:rPr>
          <w:noProof/>
          <w:lang w:val="en-US" w:eastAsia="en-US"/>
        </w:rPr>
        <mc:AlternateContent>
          <mc:Choice Requires="wps">
            <w:drawing>
              <wp:inline distT="0" distB="0" distL="0" distR="0" wp14:anchorId="4C8932E7" wp14:editId="4672A9B3">
                <wp:extent cx="5029200" cy="809625"/>
                <wp:effectExtent l="0" t="0" r="19050" b="28575"/>
                <wp:docPr id="10" name="Google Shape;74;p1"/>
                <wp:cNvGraphicFramePr/>
                <a:graphic xmlns:a="http://schemas.openxmlformats.org/drawingml/2006/main">
                  <a:graphicData uri="http://schemas.microsoft.com/office/word/2010/wordprocessingShape">
                    <wps:wsp>
                      <wps:cNvSpPr/>
                      <wps:spPr>
                        <a:xfrm>
                          <a:off x="0" y="0"/>
                          <a:ext cx="5029200" cy="80962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4702C0AA" w14:textId="77777777" w:rsidR="00C152A1" w:rsidRPr="0050329B" w:rsidRDefault="00C152A1" w:rsidP="004C124A">
                            <w:pPr>
                              <w:pStyle w:val="NormalWeb"/>
                              <w:spacing w:before="0" w:beforeAutospacing="0" w:after="0" w:afterAutospacing="0"/>
                              <w:jc w:val="center"/>
                            </w:pPr>
                          </w:p>
                          <w:p w14:paraId="4FA626DA" w14:textId="6A27A09A" w:rsidR="00C152A1" w:rsidRPr="0050329B" w:rsidRDefault="00C152A1" w:rsidP="004C124A">
                            <w:pPr>
                              <w:pStyle w:val="NormalWeb"/>
                              <w:spacing w:before="0" w:beforeAutospacing="0" w:after="0" w:afterAutospacing="0"/>
                              <w:jc w:val="center"/>
                            </w:pPr>
                            <w:r>
                              <w:rPr>
                                <w:rFonts w:ascii="Arial" w:eastAsia="Arial" w:hAnsi="Arial" w:cs="Arial"/>
                                <w:color w:val="FFFFFF" w:themeColor="light1"/>
                              </w:rPr>
                              <w:t>Video</w:t>
                            </w:r>
                            <w:r w:rsidRPr="0050329B">
                              <w:rPr>
                                <w:rFonts w:ascii="Arial" w:eastAsia="Arial" w:hAnsi="Arial" w:cs="Arial"/>
                                <w:color w:val="FFFFFF" w:themeColor="light1"/>
                              </w:rPr>
                              <w:t>_</w:t>
                            </w:r>
                            <w:r>
                              <w:rPr>
                                <w:rFonts w:ascii="Arial" w:eastAsia="Arial" w:hAnsi="Arial" w:cs="Arial"/>
                                <w:color w:val="FFFFFF" w:themeColor="light1"/>
                              </w:rPr>
                              <w:t>Introducción</w:t>
                            </w:r>
                          </w:p>
                        </w:txbxContent>
                      </wps:txbx>
                      <wps:bodyPr spcFirstLastPara="1" wrap="square" lIns="91425" tIns="45700" rIns="91425" bIns="45700" anchor="ctr" anchorCtr="0">
                        <a:noAutofit/>
                      </wps:bodyPr>
                    </wps:wsp>
                  </a:graphicData>
                </a:graphic>
              </wp:inline>
            </w:drawing>
          </mc:Choice>
          <mc:Fallback>
            <w:pict>
              <v:rect w14:anchorId="4C8932E7" id="Google Shape;74;p1" o:spid="_x0000_s1026" style="width:396pt;height:6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" fillcolor="#c0504d [3205]" strokecolor="#42719b" strokeweight="1pt">
                <v:stroke startarrowwidth="narrow" startarrowlength="short" endarrowwidth="narrow" endarrowlength="short" miterlimit="5243f"/>
                <v:textbox inset="2.53958mm,1.2694mm,2.53958mm,1.2694mm">
                  <w:txbxContent>
                    <w:p w14:paraId="4702C0AA" w14:textId="77777777" w:rsidR="00C152A1" w:rsidRPr="0050329B" w:rsidRDefault="00C152A1" w:rsidP="004C124A">
                      <w:pPr>
                        <w:pStyle w:val="NormalWeb"/>
                        <w:spacing w:before="0" w:beforeAutospacing="0" w:after="0" w:afterAutospacing="0"/>
                        <w:jc w:val="center"/>
                      </w:pPr>
                    </w:p>
                    <w:p w14:paraId="4FA626DA" w14:textId="6A27A09A" w:rsidR="00C152A1" w:rsidRPr="0050329B" w:rsidRDefault="00C152A1" w:rsidP="004C124A">
                      <w:pPr>
                        <w:pStyle w:val="NormalWeb"/>
                        <w:spacing w:before="0" w:beforeAutospacing="0" w:after="0" w:afterAutospacing="0"/>
                        <w:jc w:val="center"/>
                      </w:pPr>
                      <w:r>
                        <w:rPr>
                          <w:rFonts w:ascii="Arial" w:eastAsia="Arial" w:hAnsi="Arial" w:cs="Arial"/>
                          <w:color w:val="FFFFFF" w:themeColor="light1"/>
                        </w:rPr>
                        <w:t>Video</w:t>
                      </w:r>
                      <w:r w:rsidRPr="0050329B">
                        <w:rPr>
                          <w:rFonts w:ascii="Arial" w:eastAsia="Arial" w:hAnsi="Arial" w:cs="Arial"/>
                          <w:color w:val="FFFFFF" w:themeColor="light1"/>
                        </w:rPr>
                        <w:t>_</w:t>
                      </w:r>
                      <w:r>
                        <w:rPr>
                          <w:rFonts w:ascii="Arial" w:eastAsia="Arial" w:hAnsi="Arial" w:cs="Arial"/>
                          <w:color w:val="FFFFFF" w:themeColor="light1"/>
                        </w:rPr>
                        <w:t>Introducción</w:t>
                      </w:r>
                    </w:p>
                  </w:txbxContent>
                </v:textbox>
                <w10:anchorlock/>
              </v:rect>
            </w:pict>
          </mc:Fallback>
        </mc:AlternateContent>
      </w:r>
    </w:p>
    <w:p w14:paraId="00000037" w14:textId="77777777" w:rsidR="00F57640" w:rsidRPr="003603C3" w:rsidRDefault="00F57640" w:rsidP="00834C77">
      <w:pPr>
        <w:jc w:val="both"/>
        <w:rPr>
          <w:sz w:val="20"/>
          <w:szCs w:val="20"/>
        </w:rPr>
      </w:pPr>
    </w:p>
    <w:p w14:paraId="00000039" w14:textId="77777777" w:rsidR="00F57640" w:rsidRPr="003603C3" w:rsidRDefault="00F57640" w:rsidP="00834C77">
      <w:pPr>
        <w:pBdr>
          <w:top w:val="nil"/>
          <w:left w:val="nil"/>
          <w:bottom w:val="nil"/>
          <w:right w:val="nil"/>
          <w:between w:val="nil"/>
        </w:pBdr>
        <w:jc w:val="both"/>
        <w:rPr>
          <w:b/>
          <w:sz w:val="20"/>
          <w:szCs w:val="20"/>
        </w:rPr>
      </w:pPr>
    </w:p>
    <w:p w14:paraId="0000003A" w14:textId="77777777" w:rsidR="00F57640" w:rsidRPr="003603C3" w:rsidRDefault="00F57640" w:rsidP="00834C77">
      <w:pPr>
        <w:pBdr>
          <w:top w:val="nil"/>
          <w:left w:val="nil"/>
          <w:bottom w:val="nil"/>
          <w:right w:val="nil"/>
          <w:between w:val="nil"/>
        </w:pBdr>
        <w:rPr>
          <w:b/>
          <w:sz w:val="20"/>
          <w:szCs w:val="20"/>
        </w:rPr>
      </w:pPr>
    </w:p>
    <w:p w14:paraId="0000003B" w14:textId="77777777" w:rsidR="00F57640" w:rsidRPr="003603C3" w:rsidRDefault="00EC7AD0" w:rsidP="00834C77">
      <w:pPr>
        <w:numPr>
          <w:ilvl w:val="0"/>
          <w:numId w:val="12"/>
        </w:numPr>
        <w:pBdr>
          <w:top w:val="nil"/>
          <w:left w:val="nil"/>
          <w:bottom w:val="nil"/>
          <w:right w:val="nil"/>
          <w:between w:val="nil"/>
        </w:pBdr>
        <w:ind w:left="284" w:hanging="284"/>
        <w:jc w:val="both"/>
        <w:rPr>
          <w:b/>
          <w:sz w:val="20"/>
          <w:szCs w:val="20"/>
        </w:rPr>
      </w:pPr>
      <w:r w:rsidRPr="003603C3">
        <w:rPr>
          <w:b/>
          <w:sz w:val="20"/>
          <w:szCs w:val="20"/>
        </w:rPr>
        <w:t xml:space="preserve">DESARROLLO DE CONTENIDOS: </w:t>
      </w:r>
    </w:p>
    <w:p w14:paraId="0000003C" w14:textId="77777777" w:rsidR="00F57640" w:rsidRPr="003603C3" w:rsidRDefault="00F57640" w:rsidP="00834C77">
      <w:pPr>
        <w:jc w:val="both"/>
        <w:rPr>
          <w:b/>
          <w:sz w:val="20"/>
          <w:szCs w:val="20"/>
        </w:rPr>
      </w:pPr>
    </w:p>
    <w:p w14:paraId="0000003D" w14:textId="77777777" w:rsidR="00F57640" w:rsidRPr="003603C3" w:rsidRDefault="00EC7AD0" w:rsidP="00834C77">
      <w:pPr>
        <w:numPr>
          <w:ilvl w:val="0"/>
          <w:numId w:val="11"/>
        </w:numPr>
        <w:ind w:left="425" w:hanging="425"/>
        <w:jc w:val="both"/>
        <w:rPr>
          <w:b/>
          <w:sz w:val="20"/>
          <w:szCs w:val="20"/>
        </w:rPr>
      </w:pPr>
      <w:r w:rsidRPr="003603C3">
        <w:rPr>
          <w:b/>
          <w:sz w:val="20"/>
          <w:szCs w:val="20"/>
        </w:rPr>
        <w:t>¿Por qué es necesario probar los juegos?</w:t>
      </w:r>
    </w:p>
    <w:p w14:paraId="0DECF829" w14:textId="77777777" w:rsidR="004F52D9" w:rsidRPr="003603C3" w:rsidRDefault="004F52D9" w:rsidP="00834C77">
      <w:pPr>
        <w:ind w:left="425"/>
        <w:jc w:val="both"/>
        <w:rPr>
          <w:sz w:val="20"/>
          <w:szCs w:val="20"/>
        </w:rPr>
      </w:pPr>
    </w:p>
    <w:p w14:paraId="0000003F" w14:textId="0EDDFA47" w:rsidR="00F57640" w:rsidRPr="003603C3" w:rsidRDefault="00EC7AD0" w:rsidP="004F52D9">
      <w:pPr>
        <w:jc w:val="both"/>
        <w:rPr>
          <w:sz w:val="20"/>
          <w:szCs w:val="20"/>
        </w:rPr>
      </w:pPr>
      <w:r w:rsidRPr="003603C3">
        <w:rPr>
          <w:sz w:val="20"/>
          <w:szCs w:val="20"/>
        </w:rPr>
        <w:t xml:space="preserve">Las empresas de desarrollo de juegos deben invertir lo suficiente en las pruebas de los videojuegos para garantizar que el producto final no tenga errores o </w:t>
      </w:r>
      <w:r w:rsidRPr="007363E3">
        <w:rPr>
          <w:i/>
          <w:sz w:val="20"/>
          <w:szCs w:val="20"/>
          <w:rPrChange w:id="50" w:author="Usuario" w:date="2022-12-28T16:48:00Z">
            <w:rPr>
              <w:sz w:val="20"/>
              <w:szCs w:val="20"/>
            </w:rPr>
          </w:rPrChange>
        </w:rPr>
        <w:t>bugs</w:t>
      </w:r>
      <w:r w:rsidRPr="003603C3">
        <w:rPr>
          <w:sz w:val="20"/>
          <w:szCs w:val="20"/>
        </w:rPr>
        <w:t>. Eso haría decaer la experiencia del jugador</w:t>
      </w:r>
      <w:del w:id="51" w:author="Usuario" w:date="2022-12-28T16:49:00Z">
        <w:r w:rsidRPr="003603C3" w:rsidDel="007363E3">
          <w:rPr>
            <w:sz w:val="20"/>
            <w:szCs w:val="20"/>
          </w:rPr>
          <w:delText>,</w:delText>
        </w:r>
      </w:del>
      <w:r w:rsidRPr="003603C3">
        <w:rPr>
          <w:sz w:val="20"/>
          <w:szCs w:val="20"/>
        </w:rPr>
        <w:t xml:space="preserve"> y la parte central de los juegos es la experiencia del consumidor. Con una buena experiencia de usuario, un juego prosperará. Hay millones de juegos en la </w:t>
      </w:r>
      <w:r w:rsidRPr="003603C3">
        <w:rPr>
          <w:i/>
          <w:sz w:val="20"/>
          <w:szCs w:val="20"/>
        </w:rPr>
        <w:t>App Store</w:t>
      </w:r>
      <w:r w:rsidRPr="003603C3">
        <w:rPr>
          <w:sz w:val="20"/>
          <w:szCs w:val="20"/>
        </w:rPr>
        <w:t xml:space="preserve"> y la </w:t>
      </w:r>
      <w:r w:rsidRPr="003603C3">
        <w:rPr>
          <w:i/>
          <w:sz w:val="20"/>
          <w:szCs w:val="20"/>
        </w:rPr>
        <w:t>Play Store</w:t>
      </w:r>
      <w:r w:rsidRPr="003603C3">
        <w:rPr>
          <w:sz w:val="20"/>
          <w:szCs w:val="20"/>
        </w:rPr>
        <w:t xml:space="preserve">, pero ser un ganador entre esta dura competencia requiere mucha paciencia y trabajo. </w:t>
      </w:r>
    </w:p>
    <w:p w14:paraId="00000040" w14:textId="77777777" w:rsidR="00F57640" w:rsidRPr="003603C3" w:rsidRDefault="00F57640" w:rsidP="004F52D9">
      <w:pPr>
        <w:jc w:val="both"/>
        <w:rPr>
          <w:sz w:val="20"/>
          <w:szCs w:val="20"/>
        </w:rPr>
      </w:pPr>
    </w:p>
    <w:p w14:paraId="00000041" w14:textId="7D5DEC19" w:rsidR="00F57640" w:rsidRPr="003603C3" w:rsidRDefault="00EC7AD0" w:rsidP="004F52D9">
      <w:pPr>
        <w:jc w:val="both"/>
        <w:rPr>
          <w:sz w:val="20"/>
          <w:szCs w:val="20"/>
        </w:rPr>
      </w:pPr>
      <w:r w:rsidRPr="003603C3">
        <w:rPr>
          <w:sz w:val="20"/>
          <w:szCs w:val="20"/>
        </w:rPr>
        <w:t>Con tantos juegos llegando al mercado diariamente, hay que ser diferente para destacar y dejar huella. Los niveles complejos no son suficientes para que los usuarios se enganchen a un juego y lo recomienden a sus amigos</w:t>
      </w:r>
      <w:ins w:id="52" w:author="Usuario" w:date="2022-12-28T16:49:00Z">
        <w:r w:rsidR="007363E3">
          <w:rPr>
            <w:sz w:val="20"/>
            <w:szCs w:val="20"/>
          </w:rPr>
          <w:t>, ya que s</w:t>
        </w:r>
      </w:ins>
      <w:del w:id="53" w:author="Usuario" w:date="2022-12-28T16:49:00Z">
        <w:r w:rsidRPr="003603C3" w:rsidDel="007363E3">
          <w:rPr>
            <w:sz w:val="20"/>
            <w:szCs w:val="20"/>
          </w:rPr>
          <w:delText>. S</w:delText>
        </w:r>
      </w:del>
      <w:r w:rsidRPr="003603C3">
        <w:rPr>
          <w:sz w:val="20"/>
          <w:szCs w:val="20"/>
        </w:rPr>
        <w:t>i el juego no funciona como los usuarios esperan, no tardarán en desinstalarlo y pasarse a otro.</w:t>
      </w:r>
    </w:p>
    <w:p w14:paraId="00000042" w14:textId="77777777" w:rsidR="00F57640" w:rsidRPr="003603C3" w:rsidRDefault="00F57640" w:rsidP="00834C77">
      <w:pPr>
        <w:ind w:left="425"/>
        <w:jc w:val="both"/>
        <w:rPr>
          <w:sz w:val="20"/>
          <w:szCs w:val="20"/>
        </w:rPr>
      </w:pPr>
    </w:p>
    <w:p w14:paraId="00000043" w14:textId="77777777" w:rsidR="00F57640" w:rsidRPr="003603C3" w:rsidRDefault="00F57640" w:rsidP="00834C77">
      <w:pPr>
        <w:ind w:left="425"/>
        <w:jc w:val="both"/>
        <w:rPr>
          <w:sz w:val="20"/>
          <w:szCs w:val="20"/>
        </w:rPr>
      </w:pPr>
    </w:p>
    <w:p w14:paraId="00000044" w14:textId="6E432BD8" w:rsidR="00F57640" w:rsidRPr="003603C3" w:rsidRDefault="00EC7AD0" w:rsidP="00F9672B">
      <w:pPr>
        <w:jc w:val="both"/>
        <w:rPr>
          <w:b/>
          <w:sz w:val="20"/>
          <w:szCs w:val="20"/>
        </w:rPr>
      </w:pPr>
      <w:r w:rsidRPr="003603C3">
        <w:rPr>
          <w:b/>
          <w:sz w:val="20"/>
          <w:szCs w:val="20"/>
        </w:rPr>
        <w:t xml:space="preserve">1.1. Tipos de </w:t>
      </w:r>
      <w:r w:rsidR="004F52D9" w:rsidRPr="003603C3">
        <w:rPr>
          <w:b/>
          <w:sz w:val="20"/>
          <w:szCs w:val="20"/>
        </w:rPr>
        <w:t>t</w:t>
      </w:r>
      <w:r w:rsidRPr="003603C3">
        <w:rPr>
          <w:b/>
          <w:sz w:val="20"/>
          <w:szCs w:val="20"/>
        </w:rPr>
        <w:t xml:space="preserve">écnicas de </w:t>
      </w:r>
      <w:r w:rsidR="004F52D9" w:rsidRPr="003603C3">
        <w:rPr>
          <w:b/>
          <w:sz w:val="20"/>
          <w:szCs w:val="20"/>
        </w:rPr>
        <w:t>p</w:t>
      </w:r>
      <w:r w:rsidRPr="003603C3">
        <w:rPr>
          <w:b/>
          <w:sz w:val="20"/>
          <w:szCs w:val="20"/>
        </w:rPr>
        <w:t xml:space="preserve">ruebas de </w:t>
      </w:r>
      <w:r w:rsidR="004F52D9" w:rsidRPr="003603C3">
        <w:rPr>
          <w:b/>
          <w:sz w:val="20"/>
          <w:szCs w:val="20"/>
        </w:rPr>
        <w:t>j</w:t>
      </w:r>
      <w:r w:rsidRPr="003603C3">
        <w:rPr>
          <w:b/>
          <w:sz w:val="20"/>
          <w:szCs w:val="20"/>
        </w:rPr>
        <w:t>uegos</w:t>
      </w:r>
    </w:p>
    <w:p w14:paraId="07F478B4" w14:textId="77777777" w:rsidR="004F52D9" w:rsidRPr="003603C3" w:rsidRDefault="004F52D9" w:rsidP="004F52D9">
      <w:pPr>
        <w:jc w:val="both"/>
        <w:rPr>
          <w:sz w:val="20"/>
          <w:szCs w:val="20"/>
        </w:rPr>
      </w:pPr>
    </w:p>
    <w:p w14:paraId="35B583E3" w14:textId="68C7BC6E" w:rsidR="00452470" w:rsidRPr="003603C3" w:rsidRDefault="00EC7AD0" w:rsidP="004F52D9">
      <w:pPr>
        <w:jc w:val="both"/>
        <w:rPr>
          <w:sz w:val="20"/>
          <w:szCs w:val="20"/>
        </w:rPr>
      </w:pPr>
      <w:r w:rsidRPr="003603C3">
        <w:rPr>
          <w:sz w:val="20"/>
          <w:szCs w:val="20"/>
        </w:rPr>
        <w:t xml:space="preserve">Los encargados de las pruebas de control de calidad en un estudio de videojuegos (QA, </w:t>
      </w:r>
      <w:r w:rsidRPr="003603C3">
        <w:rPr>
          <w:i/>
          <w:sz w:val="20"/>
          <w:szCs w:val="20"/>
        </w:rPr>
        <w:t>Quality Assurance</w:t>
      </w:r>
      <w:r w:rsidRPr="003603C3">
        <w:rPr>
          <w:sz w:val="20"/>
          <w:szCs w:val="20"/>
        </w:rPr>
        <w:t>) buscan los problemas y los puntos débiles que se pueden pulir antes d</w:t>
      </w:r>
      <w:r w:rsidR="004F52D9" w:rsidRPr="003603C3">
        <w:rPr>
          <w:sz w:val="20"/>
          <w:szCs w:val="20"/>
        </w:rPr>
        <w:t>e lanzar el producto al público,</w:t>
      </w:r>
      <w:r w:rsidRPr="003603C3">
        <w:rPr>
          <w:sz w:val="20"/>
          <w:szCs w:val="20"/>
        </w:rPr>
        <w:t xml:space="preserve"> </w:t>
      </w:r>
      <w:r w:rsidR="004F52D9" w:rsidRPr="003603C3">
        <w:rPr>
          <w:sz w:val="20"/>
          <w:szCs w:val="20"/>
        </w:rPr>
        <w:t>a</w:t>
      </w:r>
      <w:r w:rsidRPr="003603C3">
        <w:rPr>
          <w:sz w:val="20"/>
          <w:szCs w:val="20"/>
        </w:rPr>
        <w:t>demás, deben asegurarse, a través de diversas técnicas, que aspectos como la conectividad emocional con el juego o el nivel de diversión estén en óptimas condiciones.</w:t>
      </w:r>
    </w:p>
    <w:p w14:paraId="59738CD6" w14:textId="77777777" w:rsidR="00452470" w:rsidRPr="003603C3" w:rsidRDefault="00452470" w:rsidP="00834C77">
      <w:pPr>
        <w:ind w:left="850"/>
        <w:jc w:val="both"/>
        <w:rPr>
          <w:sz w:val="20"/>
          <w:szCs w:val="20"/>
        </w:rPr>
      </w:pPr>
    </w:p>
    <w:p w14:paraId="00000045" w14:textId="40EECD6D" w:rsidR="00F57640" w:rsidRPr="003603C3" w:rsidRDefault="00EC7AD0" w:rsidP="004F52D9">
      <w:pPr>
        <w:jc w:val="both"/>
        <w:rPr>
          <w:sz w:val="20"/>
          <w:szCs w:val="20"/>
        </w:rPr>
      </w:pPr>
      <w:r w:rsidRPr="003603C3">
        <w:rPr>
          <w:sz w:val="20"/>
          <w:szCs w:val="20"/>
        </w:rPr>
        <w:lastRenderedPageBreak/>
        <w:t xml:space="preserve">A continuación, detallamos algunas de las técnicas más comunes utilizadas por los estudios de videojuegos y los QA </w:t>
      </w:r>
      <w:r w:rsidRPr="003603C3">
        <w:rPr>
          <w:i/>
          <w:sz w:val="20"/>
          <w:szCs w:val="20"/>
        </w:rPr>
        <w:t>testers</w:t>
      </w:r>
      <w:r w:rsidRPr="003603C3">
        <w:rPr>
          <w:sz w:val="20"/>
          <w:szCs w:val="20"/>
        </w:rPr>
        <w:t xml:space="preserve"> especialistas en pruebas de control de calidad de juegos:</w:t>
      </w:r>
    </w:p>
    <w:p w14:paraId="00000046" w14:textId="77777777" w:rsidR="00F57640" w:rsidRPr="003603C3" w:rsidRDefault="00F57640" w:rsidP="00834C77">
      <w:pPr>
        <w:ind w:left="850"/>
        <w:jc w:val="both"/>
        <w:rPr>
          <w:b/>
          <w:sz w:val="20"/>
          <w:szCs w:val="20"/>
        </w:rPr>
      </w:pPr>
    </w:p>
    <w:tbl>
      <w:tblPr>
        <w:tblStyle w:val="Tablaconcuadrcula"/>
        <w:tblW w:w="0" w:type="auto"/>
        <w:jc w:val="center"/>
        <w:tblLook w:val="04A0" w:firstRow="1" w:lastRow="0" w:firstColumn="1" w:lastColumn="0" w:noHBand="0" w:noVBand="1"/>
      </w:tblPr>
      <w:tblGrid>
        <w:gridCol w:w="7072"/>
      </w:tblGrid>
      <w:tr w:rsidR="00142AF1" w:rsidRPr="003603C3" w14:paraId="49847ABA" w14:textId="77777777" w:rsidTr="00142AF1">
        <w:trPr>
          <w:trHeight w:val="196"/>
          <w:jc w:val="center"/>
        </w:trPr>
        <w:tc>
          <w:tcPr>
            <w:tcW w:w="7072" w:type="dxa"/>
            <w:shd w:val="clear" w:color="auto" w:fill="FBD4B4" w:themeFill="accent6" w:themeFillTint="66"/>
          </w:tcPr>
          <w:p w14:paraId="1140D5CF" w14:textId="77777777" w:rsidR="00142AF1" w:rsidRPr="003603C3" w:rsidRDefault="00142AF1" w:rsidP="00834C77">
            <w:pPr>
              <w:spacing w:line="276" w:lineRule="auto"/>
              <w:jc w:val="center"/>
              <w:rPr>
                <w:b/>
                <w:sz w:val="20"/>
                <w:szCs w:val="20"/>
              </w:rPr>
            </w:pPr>
            <w:commentRangeStart w:id="54"/>
          </w:p>
          <w:p w14:paraId="07525F99" w14:textId="79CEE555" w:rsidR="00142AF1" w:rsidRPr="003603C3" w:rsidRDefault="00142AF1" w:rsidP="00834C77">
            <w:pPr>
              <w:spacing w:line="276" w:lineRule="auto"/>
              <w:jc w:val="center"/>
              <w:rPr>
                <w:b/>
                <w:sz w:val="20"/>
                <w:szCs w:val="20"/>
              </w:rPr>
            </w:pPr>
            <w:r w:rsidRPr="003603C3">
              <w:rPr>
                <w:b/>
                <w:sz w:val="20"/>
                <w:szCs w:val="20"/>
              </w:rPr>
              <w:t>Slide Simple</w:t>
            </w:r>
          </w:p>
          <w:p w14:paraId="4B24D7A8" w14:textId="5342EB44" w:rsidR="00142AF1" w:rsidRPr="003603C3" w:rsidRDefault="00142AF1" w:rsidP="00834C77">
            <w:pPr>
              <w:spacing w:line="276" w:lineRule="auto"/>
              <w:jc w:val="center"/>
              <w:rPr>
                <w:sz w:val="20"/>
                <w:szCs w:val="20"/>
              </w:rPr>
            </w:pPr>
            <w:del w:id="55" w:author="Usuario" w:date="2022-12-28T17:17:00Z">
              <w:r w:rsidRPr="003603C3" w:rsidDel="00F85960">
                <w:rPr>
                  <w:sz w:val="20"/>
                  <w:szCs w:val="20"/>
                </w:rPr>
                <w:delText xml:space="preserve">Anexo: </w:delText>
              </w:r>
            </w:del>
            <w:r w:rsidRPr="003603C3">
              <w:rPr>
                <w:sz w:val="20"/>
                <w:szCs w:val="20"/>
              </w:rPr>
              <w:t>CF011_1.1_SlideSimple_Tipos_t</w:t>
            </w:r>
            <w:r w:rsidR="004F52D9" w:rsidRPr="003603C3">
              <w:rPr>
                <w:sz w:val="20"/>
                <w:szCs w:val="20"/>
              </w:rPr>
              <w:t>é</w:t>
            </w:r>
            <w:r w:rsidRPr="003603C3">
              <w:rPr>
                <w:sz w:val="20"/>
                <w:szCs w:val="20"/>
              </w:rPr>
              <w:t>cnicas_pruebas</w:t>
            </w:r>
            <w:commentRangeEnd w:id="54"/>
            <w:r w:rsidRPr="003603C3">
              <w:rPr>
                <w:rStyle w:val="Refdecomentario"/>
                <w:sz w:val="20"/>
                <w:szCs w:val="20"/>
              </w:rPr>
              <w:commentReference w:id="54"/>
            </w:r>
          </w:p>
          <w:p w14:paraId="12F4844F" w14:textId="7F571746" w:rsidR="00142AF1" w:rsidRPr="003603C3" w:rsidRDefault="00142AF1" w:rsidP="00834C77">
            <w:pPr>
              <w:spacing w:line="276" w:lineRule="auto"/>
              <w:jc w:val="center"/>
              <w:rPr>
                <w:sz w:val="20"/>
                <w:szCs w:val="20"/>
              </w:rPr>
            </w:pPr>
          </w:p>
        </w:tc>
      </w:tr>
    </w:tbl>
    <w:p w14:paraId="00000060" w14:textId="77777777" w:rsidR="00F57640" w:rsidRPr="003603C3" w:rsidRDefault="00F57640" w:rsidP="00834C77">
      <w:pPr>
        <w:ind w:left="850"/>
        <w:jc w:val="both"/>
        <w:rPr>
          <w:b/>
          <w:sz w:val="20"/>
          <w:szCs w:val="20"/>
        </w:rPr>
      </w:pPr>
    </w:p>
    <w:p w14:paraId="00000061" w14:textId="77777777" w:rsidR="00F57640" w:rsidRPr="003603C3" w:rsidRDefault="00F57640" w:rsidP="00834C77">
      <w:pPr>
        <w:ind w:left="850"/>
        <w:jc w:val="both"/>
        <w:rPr>
          <w:b/>
          <w:sz w:val="20"/>
          <w:szCs w:val="20"/>
        </w:rPr>
      </w:pPr>
    </w:p>
    <w:p w14:paraId="00000062" w14:textId="042BCF15" w:rsidR="00F57640" w:rsidRPr="003603C3" w:rsidRDefault="00EC7AD0" w:rsidP="00F9672B">
      <w:pPr>
        <w:jc w:val="both"/>
        <w:rPr>
          <w:b/>
          <w:sz w:val="20"/>
          <w:szCs w:val="20"/>
        </w:rPr>
      </w:pPr>
      <w:r w:rsidRPr="003603C3">
        <w:rPr>
          <w:b/>
          <w:sz w:val="20"/>
          <w:szCs w:val="20"/>
        </w:rPr>
        <w:t>1.2.</w:t>
      </w:r>
      <w:del w:id="56" w:author="Usuario" w:date="2022-12-28T18:43:00Z">
        <w:r w:rsidRPr="003603C3" w:rsidDel="009722F5">
          <w:rPr>
            <w:b/>
            <w:sz w:val="20"/>
            <w:szCs w:val="20"/>
          </w:rPr>
          <w:delText xml:space="preserve"> </w:delText>
        </w:r>
      </w:del>
      <w:r w:rsidRPr="003603C3">
        <w:rPr>
          <w:b/>
          <w:sz w:val="20"/>
          <w:szCs w:val="20"/>
        </w:rPr>
        <w:t xml:space="preserve"> Métodos de prueba de juegos</w:t>
      </w:r>
    </w:p>
    <w:p w14:paraId="1FB401C4" w14:textId="77777777" w:rsidR="000A556E" w:rsidRPr="003603C3" w:rsidRDefault="000A556E" w:rsidP="00834C77">
      <w:pPr>
        <w:ind w:left="420"/>
        <w:jc w:val="both"/>
        <w:rPr>
          <w:b/>
          <w:sz w:val="20"/>
          <w:szCs w:val="20"/>
        </w:rPr>
      </w:pPr>
    </w:p>
    <w:p w14:paraId="00000063" w14:textId="128DD6D3" w:rsidR="00F57640" w:rsidRPr="003603C3" w:rsidRDefault="00EC7AD0" w:rsidP="004F52D9">
      <w:pPr>
        <w:jc w:val="both"/>
        <w:rPr>
          <w:sz w:val="20"/>
          <w:szCs w:val="20"/>
        </w:rPr>
      </w:pPr>
      <w:r w:rsidRPr="003603C3">
        <w:rPr>
          <w:sz w:val="20"/>
          <w:szCs w:val="20"/>
        </w:rPr>
        <w:t>Aquí es donde entramos en uno de los puntos más relevantes y nos centramos en los difer</w:t>
      </w:r>
      <w:r w:rsidR="000A556E" w:rsidRPr="003603C3">
        <w:rPr>
          <w:sz w:val="20"/>
          <w:szCs w:val="20"/>
        </w:rPr>
        <w:t xml:space="preserve">entes tipos de metodologías de </w:t>
      </w:r>
      <w:r w:rsidRPr="003603C3">
        <w:rPr>
          <w:sz w:val="20"/>
          <w:szCs w:val="20"/>
        </w:rPr>
        <w:t>prueba de control de calidad de juegos disponibles.</w:t>
      </w:r>
    </w:p>
    <w:p w14:paraId="00000064" w14:textId="77777777" w:rsidR="00F57640" w:rsidRPr="003603C3" w:rsidRDefault="00F57640" w:rsidP="00834C77">
      <w:pPr>
        <w:ind w:left="850"/>
        <w:jc w:val="both"/>
        <w:rPr>
          <w:sz w:val="20"/>
          <w:szCs w:val="20"/>
        </w:rPr>
      </w:pPr>
    </w:p>
    <w:p w14:paraId="00000065" w14:textId="1C2A9F6E" w:rsidR="00F57640" w:rsidRPr="00431C9E" w:rsidRDefault="00EC7AD0" w:rsidP="004F52D9">
      <w:pPr>
        <w:jc w:val="both"/>
        <w:rPr>
          <w:b/>
          <w:sz w:val="20"/>
          <w:szCs w:val="20"/>
          <w:rPrChange w:id="57" w:author="Usuario" w:date="2022-12-28T17:24:00Z">
            <w:rPr>
              <w:b/>
              <w:i/>
              <w:sz w:val="20"/>
              <w:szCs w:val="20"/>
            </w:rPr>
          </w:rPrChange>
        </w:rPr>
      </w:pPr>
      <w:r w:rsidRPr="00431C9E">
        <w:rPr>
          <w:b/>
          <w:sz w:val="20"/>
          <w:szCs w:val="20"/>
          <w:rPrChange w:id="58" w:author="Usuario" w:date="2022-12-28T17:24:00Z">
            <w:rPr>
              <w:b/>
              <w:i/>
              <w:sz w:val="20"/>
              <w:szCs w:val="20"/>
            </w:rPr>
          </w:rPrChange>
        </w:rPr>
        <w:t>Pruebas de funcionalidad del juego</w:t>
      </w:r>
    </w:p>
    <w:p w14:paraId="2A33114F" w14:textId="77777777" w:rsidR="000A556E" w:rsidRPr="003603C3" w:rsidRDefault="000A556E" w:rsidP="00834C77">
      <w:pPr>
        <w:ind w:left="850"/>
        <w:jc w:val="both"/>
        <w:rPr>
          <w:b/>
          <w:i/>
          <w:sz w:val="20"/>
          <w:szCs w:val="20"/>
        </w:rPr>
      </w:pPr>
    </w:p>
    <w:p w14:paraId="55B66CC8" w14:textId="77777777" w:rsidR="002E48B9" w:rsidRPr="003603C3" w:rsidRDefault="00EC7AD0" w:rsidP="004F52D9">
      <w:pPr>
        <w:jc w:val="both"/>
        <w:rPr>
          <w:sz w:val="20"/>
          <w:szCs w:val="20"/>
        </w:rPr>
      </w:pPr>
      <w:r w:rsidRPr="003603C3">
        <w:rPr>
          <w:sz w:val="20"/>
          <w:szCs w:val="20"/>
        </w:rPr>
        <w:t xml:space="preserve">Las pruebas funcionales son una actividad que tiene como objetivo determinar si un juego funciona de acuerdo con las especificaciones e identificar cualquier error o problema que pueda afectar negativamente la experiencia del jugador. Esto se aplica tanto a las pruebas de juegos móviles como a las de otras plataformas, incluidas PC, consolas, web y VR/AR. </w:t>
      </w:r>
    </w:p>
    <w:p w14:paraId="65889082" w14:textId="77777777" w:rsidR="002E48B9" w:rsidRPr="003603C3" w:rsidRDefault="002E48B9" w:rsidP="00834C77">
      <w:pPr>
        <w:ind w:left="850"/>
        <w:jc w:val="both"/>
        <w:rPr>
          <w:sz w:val="20"/>
          <w:szCs w:val="20"/>
        </w:rPr>
      </w:pPr>
    </w:p>
    <w:p w14:paraId="00000066" w14:textId="527820A1" w:rsidR="00F57640" w:rsidRPr="003603C3" w:rsidRDefault="00EC7AD0" w:rsidP="004F52D9">
      <w:pPr>
        <w:jc w:val="both"/>
        <w:rPr>
          <w:sz w:val="20"/>
          <w:szCs w:val="20"/>
        </w:rPr>
      </w:pPr>
      <w:r w:rsidRPr="003603C3">
        <w:rPr>
          <w:sz w:val="20"/>
          <w:szCs w:val="20"/>
        </w:rPr>
        <w:t>Podemos ordenar las pruebas en múltiples subtipos:</w:t>
      </w:r>
    </w:p>
    <w:p w14:paraId="03159192" w14:textId="6D7E494E" w:rsidR="000A556E" w:rsidRPr="003603C3" w:rsidRDefault="000A556E" w:rsidP="00834C77">
      <w:pPr>
        <w:ind w:left="850"/>
        <w:jc w:val="both"/>
        <w:rPr>
          <w:sz w:val="20"/>
          <w:szCs w:val="20"/>
        </w:rPr>
      </w:pPr>
    </w:p>
    <w:tbl>
      <w:tblPr>
        <w:tblStyle w:val="Tablaconcuadrcula"/>
        <w:tblW w:w="0" w:type="auto"/>
        <w:tblInd w:w="850" w:type="dxa"/>
        <w:shd w:val="clear" w:color="auto" w:fill="FBD4B4" w:themeFill="accent6" w:themeFillTint="66"/>
        <w:tblLook w:val="04A0" w:firstRow="1" w:lastRow="0" w:firstColumn="1" w:lastColumn="0" w:noHBand="0" w:noVBand="1"/>
      </w:tblPr>
      <w:tblGrid>
        <w:gridCol w:w="2122"/>
        <w:gridCol w:w="3686"/>
        <w:gridCol w:w="3304"/>
      </w:tblGrid>
      <w:tr w:rsidR="004C362E" w:rsidRPr="003603C3" w14:paraId="42C0BFD3" w14:textId="77777777" w:rsidTr="002E48B9">
        <w:trPr>
          <w:trHeight w:val="558"/>
        </w:trPr>
        <w:tc>
          <w:tcPr>
            <w:tcW w:w="2122" w:type="dxa"/>
            <w:shd w:val="clear" w:color="auto" w:fill="FBD4B4" w:themeFill="accent6" w:themeFillTint="66"/>
            <w:vAlign w:val="center"/>
          </w:tcPr>
          <w:p w14:paraId="1A92E19F" w14:textId="3F1BE5AE" w:rsidR="000A556E" w:rsidRPr="003603C3" w:rsidRDefault="002E48B9" w:rsidP="00834C77">
            <w:pPr>
              <w:spacing w:line="276" w:lineRule="auto"/>
              <w:jc w:val="center"/>
              <w:rPr>
                <w:b/>
                <w:sz w:val="20"/>
                <w:szCs w:val="20"/>
              </w:rPr>
            </w:pPr>
            <w:r w:rsidRPr="003603C3">
              <w:rPr>
                <w:b/>
                <w:sz w:val="20"/>
                <w:szCs w:val="20"/>
              </w:rPr>
              <w:t>Subtipos</w:t>
            </w:r>
          </w:p>
        </w:tc>
        <w:tc>
          <w:tcPr>
            <w:tcW w:w="3686" w:type="dxa"/>
            <w:shd w:val="clear" w:color="auto" w:fill="FBD4B4" w:themeFill="accent6" w:themeFillTint="66"/>
            <w:vAlign w:val="center"/>
          </w:tcPr>
          <w:p w14:paraId="0FE654A6" w14:textId="79238BFF" w:rsidR="000A556E" w:rsidRPr="003603C3" w:rsidRDefault="002E48B9" w:rsidP="00834C77">
            <w:pPr>
              <w:spacing w:line="276" w:lineRule="auto"/>
              <w:jc w:val="center"/>
              <w:rPr>
                <w:b/>
                <w:sz w:val="20"/>
                <w:szCs w:val="20"/>
              </w:rPr>
            </w:pPr>
            <w:r w:rsidRPr="003603C3">
              <w:rPr>
                <w:b/>
                <w:sz w:val="20"/>
                <w:szCs w:val="20"/>
              </w:rPr>
              <w:t>Descripción</w:t>
            </w:r>
          </w:p>
        </w:tc>
        <w:tc>
          <w:tcPr>
            <w:tcW w:w="3304" w:type="dxa"/>
            <w:shd w:val="clear" w:color="auto" w:fill="FBD4B4" w:themeFill="accent6" w:themeFillTint="66"/>
            <w:vAlign w:val="center"/>
          </w:tcPr>
          <w:p w14:paraId="124A2D83" w14:textId="63BEAD25" w:rsidR="000A556E" w:rsidRPr="003603C3" w:rsidRDefault="002E48B9" w:rsidP="00834C77">
            <w:pPr>
              <w:spacing w:line="276" w:lineRule="auto"/>
              <w:jc w:val="center"/>
              <w:rPr>
                <w:b/>
                <w:sz w:val="20"/>
                <w:szCs w:val="20"/>
              </w:rPr>
            </w:pPr>
            <w:r w:rsidRPr="003603C3">
              <w:rPr>
                <w:b/>
                <w:sz w:val="20"/>
                <w:szCs w:val="20"/>
              </w:rPr>
              <w:t>Cuándo se necesita</w:t>
            </w:r>
          </w:p>
        </w:tc>
      </w:tr>
      <w:tr w:rsidR="000A556E" w:rsidRPr="003603C3" w14:paraId="2B3863C6" w14:textId="77777777" w:rsidTr="002E48B9">
        <w:tc>
          <w:tcPr>
            <w:tcW w:w="2122" w:type="dxa"/>
            <w:shd w:val="clear" w:color="auto" w:fill="FBD4B4" w:themeFill="accent6" w:themeFillTint="66"/>
          </w:tcPr>
          <w:p w14:paraId="4F809A97" w14:textId="77777777" w:rsidR="002E48B9" w:rsidRPr="003603C3" w:rsidRDefault="002E48B9" w:rsidP="00834C77">
            <w:pPr>
              <w:spacing w:line="276" w:lineRule="auto"/>
              <w:jc w:val="center"/>
              <w:rPr>
                <w:b/>
                <w:color w:val="000000" w:themeColor="text1"/>
                <w:sz w:val="20"/>
                <w:szCs w:val="20"/>
                <w:shd w:val="clear" w:color="auto" w:fill="4A86E8"/>
              </w:rPr>
            </w:pPr>
            <w:r w:rsidRPr="003603C3">
              <w:rPr>
                <w:b/>
                <w:color w:val="000000" w:themeColor="text1"/>
                <w:sz w:val="20"/>
                <w:szCs w:val="20"/>
              </w:rPr>
              <w:t>Pruebas de juego de interoperabilidad</w:t>
            </w:r>
          </w:p>
          <w:p w14:paraId="778BD532" w14:textId="77777777" w:rsidR="000A556E" w:rsidRPr="003603C3" w:rsidRDefault="000A556E" w:rsidP="00834C77">
            <w:pPr>
              <w:spacing w:line="276" w:lineRule="auto"/>
              <w:jc w:val="both"/>
              <w:rPr>
                <w:sz w:val="20"/>
                <w:szCs w:val="20"/>
              </w:rPr>
            </w:pPr>
          </w:p>
        </w:tc>
        <w:tc>
          <w:tcPr>
            <w:tcW w:w="3686" w:type="dxa"/>
            <w:shd w:val="clear" w:color="auto" w:fill="FBD4B4" w:themeFill="accent6" w:themeFillTint="66"/>
          </w:tcPr>
          <w:p w14:paraId="2683A587" w14:textId="77777777" w:rsidR="002E48B9" w:rsidRPr="003603C3" w:rsidRDefault="002E48B9">
            <w:pPr>
              <w:spacing w:line="276" w:lineRule="auto"/>
              <w:jc w:val="both"/>
              <w:rPr>
                <w:sz w:val="20"/>
                <w:szCs w:val="20"/>
              </w:rPr>
              <w:pPrChange w:id="59" w:author="Usuario" w:date="2022-12-28T17:24:00Z">
                <w:pPr>
                  <w:spacing w:line="276" w:lineRule="auto"/>
                </w:pPr>
              </w:pPrChange>
            </w:pPr>
            <w:r w:rsidRPr="003603C3">
              <w:rPr>
                <w:sz w:val="20"/>
                <w:szCs w:val="20"/>
              </w:rPr>
              <w:t>Se utiliza para probar cómo un juego interactúa con otras aplicaciones. Los probadores buscan cualquier problema de compatibilidad, incluida la inaccesibilidad de las funciones, el bajo rendimiento y los retrasos en la comunicación.</w:t>
            </w:r>
          </w:p>
          <w:p w14:paraId="4A7ECD4F" w14:textId="77777777" w:rsidR="000A556E" w:rsidRPr="003603C3" w:rsidRDefault="000A556E">
            <w:pPr>
              <w:spacing w:line="276" w:lineRule="auto"/>
              <w:jc w:val="both"/>
              <w:rPr>
                <w:sz w:val="20"/>
                <w:szCs w:val="20"/>
              </w:rPr>
              <w:pPrChange w:id="60" w:author="Usuario" w:date="2022-12-28T17:24:00Z">
                <w:pPr>
                  <w:spacing w:line="276" w:lineRule="auto"/>
                </w:pPr>
              </w:pPrChange>
            </w:pPr>
          </w:p>
        </w:tc>
        <w:tc>
          <w:tcPr>
            <w:tcW w:w="3304" w:type="dxa"/>
            <w:shd w:val="clear" w:color="auto" w:fill="FBD4B4" w:themeFill="accent6" w:themeFillTint="66"/>
          </w:tcPr>
          <w:p w14:paraId="7D972A22" w14:textId="620ABBEB" w:rsidR="000A556E" w:rsidRPr="003603C3" w:rsidRDefault="002E48B9">
            <w:pPr>
              <w:spacing w:line="276" w:lineRule="auto"/>
              <w:jc w:val="both"/>
              <w:rPr>
                <w:sz w:val="20"/>
                <w:szCs w:val="20"/>
              </w:rPr>
              <w:pPrChange w:id="61" w:author="Usuario" w:date="2022-12-28T17:24:00Z">
                <w:pPr>
                  <w:spacing w:line="276" w:lineRule="auto"/>
                </w:pPr>
              </w:pPrChange>
            </w:pPr>
            <w:r w:rsidRPr="003603C3">
              <w:rPr>
                <w:sz w:val="20"/>
                <w:szCs w:val="20"/>
              </w:rPr>
              <w:t xml:space="preserve">Se utiliza principalmente para juegos multijugador y aquellos que hacen uso de funciones avanzadas del dispositivo (por ejemplo, enlace ascendente de </w:t>
            </w:r>
            <w:r w:rsidRPr="00431C9E">
              <w:rPr>
                <w:i/>
                <w:sz w:val="20"/>
                <w:szCs w:val="20"/>
                <w:rPrChange w:id="62" w:author="Usuario" w:date="2022-12-28T17:24:00Z">
                  <w:rPr>
                    <w:sz w:val="20"/>
                    <w:szCs w:val="20"/>
                  </w:rPr>
                </w:rPrChange>
              </w:rPr>
              <w:t>Internet</w:t>
            </w:r>
            <w:r w:rsidRPr="003603C3">
              <w:rPr>
                <w:sz w:val="20"/>
                <w:szCs w:val="20"/>
              </w:rPr>
              <w:t xml:space="preserve">, </w:t>
            </w:r>
            <w:r w:rsidRPr="00431C9E">
              <w:rPr>
                <w:i/>
                <w:sz w:val="20"/>
                <w:szCs w:val="20"/>
                <w:rPrChange w:id="63" w:author="Usuario" w:date="2022-12-28T17:24:00Z">
                  <w:rPr>
                    <w:sz w:val="20"/>
                    <w:szCs w:val="20"/>
                  </w:rPr>
                </w:rPrChange>
              </w:rPr>
              <w:t>Bluetooth</w:t>
            </w:r>
            <w:r w:rsidRPr="003603C3">
              <w:rPr>
                <w:sz w:val="20"/>
                <w:szCs w:val="20"/>
              </w:rPr>
              <w:t>, cámara, etc.).</w:t>
            </w:r>
          </w:p>
        </w:tc>
      </w:tr>
      <w:tr w:rsidR="000A556E" w:rsidRPr="003603C3" w14:paraId="3465796C" w14:textId="77777777" w:rsidTr="002E48B9">
        <w:tc>
          <w:tcPr>
            <w:tcW w:w="2122" w:type="dxa"/>
            <w:shd w:val="clear" w:color="auto" w:fill="FBD4B4" w:themeFill="accent6" w:themeFillTint="66"/>
          </w:tcPr>
          <w:p w14:paraId="3DA0F8F7" w14:textId="77777777" w:rsidR="002E48B9" w:rsidRPr="003603C3" w:rsidRDefault="002E48B9" w:rsidP="00834C77">
            <w:pPr>
              <w:spacing w:line="276" w:lineRule="auto"/>
              <w:jc w:val="center"/>
              <w:rPr>
                <w:b/>
                <w:color w:val="000000" w:themeColor="text1"/>
                <w:sz w:val="20"/>
                <w:szCs w:val="20"/>
              </w:rPr>
            </w:pPr>
            <w:r w:rsidRPr="003603C3">
              <w:rPr>
                <w:b/>
                <w:color w:val="000000" w:themeColor="text1"/>
                <w:sz w:val="20"/>
                <w:szCs w:val="20"/>
              </w:rPr>
              <w:t>Pruebas de juegos de regresión</w:t>
            </w:r>
          </w:p>
          <w:p w14:paraId="2D585B81" w14:textId="77777777" w:rsidR="000A556E" w:rsidRPr="003603C3" w:rsidRDefault="000A556E" w:rsidP="00834C77">
            <w:pPr>
              <w:spacing w:line="276" w:lineRule="auto"/>
              <w:jc w:val="both"/>
              <w:rPr>
                <w:sz w:val="20"/>
                <w:szCs w:val="20"/>
              </w:rPr>
            </w:pPr>
          </w:p>
        </w:tc>
        <w:tc>
          <w:tcPr>
            <w:tcW w:w="3686" w:type="dxa"/>
            <w:shd w:val="clear" w:color="auto" w:fill="FBD4B4" w:themeFill="accent6" w:themeFillTint="66"/>
          </w:tcPr>
          <w:p w14:paraId="5898FD09" w14:textId="77777777" w:rsidR="002E48B9" w:rsidRPr="003603C3" w:rsidRDefault="002E48B9">
            <w:pPr>
              <w:spacing w:line="276" w:lineRule="auto"/>
              <w:jc w:val="both"/>
              <w:rPr>
                <w:sz w:val="20"/>
                <w:szCs w:val="20"/>
              </w:rPr>
              <w:pPrChange w:id="64" w:author="Usuario" w:date="2022-12-28T17:24:00Z">
                <w:pPr>
                  <w:spacing w:line="276" w:lineRule="auto"/>
                </w:pPr>
              </w:pPrChange>
            </w:pPr>
            <w:r w:rsidRPr="003603C3">
              <w:rPr>
                <w:sz w:val="20"/>
                <w:szCs w:val="20"/>
              </w:rPr>
              <w:t>Este ciclo se aplica después de las principales actualizaciones de código para asegurarse de que la actualización no haya afectado negativamente la funcionalidad existente (por ejemplo, rompiendo una función, agregando numerosos errores nuevos, etc.). El objetivo es asegurarse de que el código aún funcione.</w:t>
            </w:r>
          </w:p>
          <w:p w14:paraId="31BB1CA9" w14:textId="77777777" w:rsidR="000A556E" w:rsidRPr="003603C3" w:rsidRDefault="000A556E">
            <w:pPr>
              <w:spacing w:line="276" w:lineRule="auto"/>
              <w:jc w:val="both"/>
              <w:rPr>
                <w:sz w:val="20"/>
                <w:szCs w:val="20"/>
              </w:rPr>
              <w:pPrChange w:id="65" w:author="Usuario" w:date="2022-12-28T17:24:00Z">
                <w:pPr>
                  <w:spacing w:line="276" w:lineRule="auto"/>
                </w:pPr>
              </w:pPrChange>
            </w:pPr>
          </w:p>
        </w:tc>
        <w:tc>
          <w:tcPr>
            <w:tcW w:w="3304" w:type="dxa"/>
            <w:shd w:val="clear" w:color="auto" w:fill="FBD4B4" w:themeFill="accent6" w:themeFillTint="66"/>
          </w:tcPr>
          <w:p w14:paraId="5E0EA502" w14:textId="77777777" w:rsidR="002E48B9" w:rsidRPr="003603C3" w:rsidRDefault="002E48B9">
            <w:pPr>
              <w:spacing w:line="276" w:lineRule="auto"/>
              <w:jc w:val="both"/>
              <w:rPr>
                <w:sz w:val="20"/>
                <w:szCs w:val="20"/>
              </w:rPr>
              <w:pPrChange w:id="66" w:author="Usuario" w:date="2022-12-28T17:24:00Z">
                <w:pPr>
                  <w:spacing w:line="276" w:lineRule="auto"/>
                </w:pPr>
              </w:pPrChange>
            </w:pPr>
            <w:r w:rsidRPr="003603C3">
              <w:rPr>
                <w:sz w:val="20"/>
                <w:szCs w:val="20"/>
              </w:rPr>
              <w:t>Esta es una práctica muy común tanto durante el desarrollo (cuando se crean nuevas compilaciones) como en el período posterior al lanzamiento, cuando se implementan el mantenimiento y las actualizaciones. Puede automatizar muchas de estas pruebas.</w:t>
            </w:r>
          </w:p>
          <w:p w14:paraId="72474D18" w14:textId="77777777" w:rsidR="000A556E" w:rsidRPr="003603C3" w:rsidRDefault="000A556E">
            <w:pPr>
              <w:spacing w:line="276" w:lineRule="auto"/>
              <w:jc w:val="both"/>
              <w:rPr>
                <w:sz w:val="20"/>
                <w:szCs w:val="20"/>
              </w:rPr>
              <w:pPrChange w:id="67" w:author="Usuario" w:date="2022-12-28T17:24:00Z">
                <w:pPr>
                  <w:spacing w:line="276" w:lineRule="auto"/>
                </w:pPr>
              </w:pPrChange>
            </w:pPr>
          </w:p>
        </w:tc>
      </w:tr>
      <w:tr w:rsidR="000A556E" w:rsidRPr="003603C3" w14:paraId="21034AB6" w14:textId="77777777" w:rsidTr="002E48B9">
        <w:tc>
          <w:tcPr>
            <w:tcW w:w="2122" w:type="dxa"/>
            <w:shd w:val="clear" w:color="auto" w:fill="FBD4B4" w:themeFill="accent6" w:themeFillTint="66"/>
          </w:tcPr>
          <w:p w14:paraId="1B00391D" w14:textId="77777777" w:rsidR="002E48B9" w:rsidRPr="003603C3" w:rsidRDefault="002E48B9" w:rsidP="00834C77">
            <w:pPr>
              <w:spacing w:line="276" w:lineRule="auto"/>
              <w:jc w:val="center"/>
              <w:rPr>
                <w:b/>
                <w:color w:val="000000" w:themeColor="text1"/>
                <w:sz w:val="20"/>
                <w:szCs w:val="20"/>
              </w:rPr>
            </w:pPr>
            <w:r w:rsidRPr="003603C3">
              <w:rPr>
                <w:b/>
                <w:color w:val="000000" w:themeColor="text1"/>
                <w:sz w:val="20"/>
                <w:szCs w:val="20"/>
              </w:rPr>
              <w:t>Pruebas de juegos de humo</w:t>
            </w:r>
          </w:p>
          <w:p w14:paraId="33EFE6B2" w14:textId="77777777" w:rsidR="000A556E" w:rsidRPr="003603C3" w:rsidRDefault="000A556E" w:rsidP="00834C77">
            <w:pPr>
              <w:spacing w:line="276" w:lineRule="auto"/>
              <w:jc w:val="both"/>
              <w:rPr>
                <w:sz w:val="20"/>
                <w:szCs w:val="20"/>
              </w:rPr>
            </w:pPr>
          </w:p>
        </w:tc>
        <w:tc>
          <w:tcPr>
            <w:tcW w:w="3686" w:type="dxa"/>
            <w:shd w:val="clear" w:color="auto" w:fill="FBD4B4" w:themeFill="accent6" w:themeFillTint="66"/>
          </w:tcPr>
          <w:p w14:paraId="5404952F" w14:textId="77777777" w:rsidR="002E48B9" w:rsidRPr="003603C3" w:rsidRDefault="002E48B9">
            <w:pPr>
              <w:spacing w:line="276" w:lineRule="auto"/>
              <w:jc w:val="both"/>
              <w:rPr>
                <w:sz w:val="20"/>
                <w:szCs w:val="20"/>
              </w:rPr>
              <w:pPrChange w:id="68" w:author="Usuario" w:date="2022-12-28T17:25:00Z">
                <w:pPr>
                  <w:spacing w:line="276" w:lineRule="auto"/>
                </w:pPr>
              </w:pPrChange>
            </w:pPr>
            <w:r w:rsidRPr="003603C3">
              <w:rPr>
                <w:sz w:val="20"/>
                <w:szCs w:val="20"/>
              </w:rPr>
              <w:t xml:space="preserve">La prueba de humo se trata de verificar la estabilidad después de una actualización de código. Sin embargo, tiende a ser una evaluación realmente </w:t>
            </w:r>
            <w:r w:rsidRPr="003603C3">
              <w:rPr>
                <w:sz w:val="20"/>
                <w:szCs w:val="20"/>
              </w:rPr>
              <w:lastRenderedPageBreak/>
              <w:t>simple, verificando cosas básicas como si el juego se inicia, si la interfaz de usuario sigue respondiendo. Puede ser realizado tanto por desarrolladores como por probadores.</w:t>
            </w:r>
          </w:p>
          <w:p w14:paraId="157218ED" w14:textId="77777777" w:rsidR="000A556E" w:rsidRPr="003603C3" w:rsidRDefault="000A556E">
            <w:pPr>
              <w:spacing w:line="276" w:lineRule="auto"/>
              <w:jc w:val="both"/>
              <w:rPr>
                <w:sz w:val="20"/>
                <w:szCs w:val="20"/>
              </w:rPr>
              <w:pPrChange w:id="69" w:author="Usuario" w:date="2022-12-28T17:25:00Z">
                <w:pPr>
                  <w:spacing w:line="276" w:lineRule="auto"/>
                </w:pPr>
              </w:pPrChange>
            </w:pPr>
          </w:p>
        </w:tc>
        <w:tc>
          <w:tcPr>
            <w:tcW w:w="3304" w:type="dxa"/>
            <w:shd w:val="clear" w:color="auto" w:fill="FBD4B4" w:themeFill="accent6" w:themeFillTint="66"/>
          </w:tcPr>
          <w:p w14:paraId="0E9A79EC" w14:textId="77777777" w:rsidR="002E48B9" w:rsidRPr="003603C3" w:rsidRDefault="002E48B9">
            <w:pPr>
              <w:spacing w:line="276" w:lineRule="auto"/>
              <w:jc w:val="both"/>
              <w:rPr>
                <w:sz w:val="20"/>
                <w:szCs w:val="20"/>
              </w:rPr>
              <w:pPrChange w:id="70" w:author="Usuario" w:date="2022-12-28T17:25:00Z">
                <w:pPr>
                  <w:spacing w:line="276" w:lineRule="auto"/>
                </w:pPr>
              </w:pPrChange>
            </w:pPr>
            <w:r w:rsidRPr="003603C3">
              <w:rPr>
                <w:sz w:val="20"/>
                <w:szCs w:val="20"/>
              </w:rPr>
              <w:lastRenderedPageBreak/>
              <w:t xml:space="preserve">La prueba de humo tiende a realizarse justo antes de la prueba de regresión, por lo que podemos decir que es igual de común y </w:t>
            </w:r>
            <w:r w:rsidRPr="003603C3">
              <w:rPr>
                <w:sz w:val="20"/>
                <w:szCs w:val="20"/>
              </w:rPr>
              <w:lastRenderedPageBreak/>
              <w:t>esencial para todos los proyectos. Se considera una buena práctica para realizar todos los días del proyecto.</w:t>
            </w:r>
          </w:p>
          <w:p w14:paraId="553302E7" w14:textId="77777777" w:rsidR="000A556E" w:rsidRPr="003603C3" w:rsidRDefault="000A556E">
            <w:pPr>
              <w:spacing w:line="276" w:lineRule="auto"/>
              <w:jc w:val="both"/>
              <w:rPr>
                <w:sz w:val="20"/>
                <w:szCs w:val="20"/>
              </w:rPr>
              <w:pPrChange w:id="71" w:author="Usuario" w:date="2022-12-28T17:25:00Z">
                <w:pPr>
                  <w:spacing w:line="276" w:lineRule="auto"/>
                </w:pPr>
              </w:pPrChange>
            </w:pPr>
          </w:p>
        </w:tc>
      </w:tr>
      <w:tr w:rsidR="004C362E" w:rsidRPr="003603C3" w14:paraId="456D2208" w14:textId="77777777" w:rsidTr="002E48B9">
        <w:tc>
          <w:tcPr>
            <w:tcW w:w="2122" w:type="dxa"/>
            <w:shd w:val="clear" w:color="auto" w:fill="FBD4B4" w:themeFill="accent6" w:themeFillTint="66"/>
          </w:tcPr>
          <w:p w14:paraId="548B36BB" w14:textId="77777777" w:rsidR="002E48B9" w:rsidRPr="003603C3" w:rsidRDefault="002E48B9" w:rsidP="00834C77">
            <w:pPr>
              <w:spacing w:line="276" w:lineRule="auto"/>
              <w:jc w:val="center"/>
              <w:rPr>
                <w:b/>
                <w:color w:val="000000" w:themeColor="text1"/>
                <w:sz w:val="20"/>
                <w:szCs w:val="20"/>
              </w:rPr>
            </w:pPr>
            <w:r w:rsidRPr="003603C3">
              <w:rPr>
                <w:b/>
                <w:color w:val="000000" w:themeColor="text1"/>
                <w:sz w:val="20"/>
                <w:szCs w:val="20"/>
              </w:rPr>
              <w:lastRenderedPageBreak/>
              <w:t>Pruebas de juego de localización</w:t>
            </w:r>
          </w:p>
          <w:p w14:paraId="1655E616" w14:textId="77777777" w:rsidR="002E48B9" w:rsidRPr="003603C3" w:rsidRDefault="002E48B9" w:rsidP="00834C77">
            <w:pPr>
              <w:spacing w:line="276" w:lineRule="auto"/>
              <w:jc w:val="both"/>
              <w:rPr>
                <w:sz w:val="20"/>
                <w:szCs w:val="20"/>
              </w:rPr>
            </w:pPr>
          </w:p>
        </w:tc>
        <w:tc>
          <w:tcPr>
            <w:tcW w:w="3686" w:type="dxa"/>
            <w:shd w:val="clear" w:color="auto" w:fill="FBD4B4" w:themeFill="accent6" w:themeFillTint="66"/>
          </w:tcPr>
          <w:p w14:paraId="1202D151" w14:textId="77777777" w:rsidR="002E48B9" w:rsidRPr="003603C3" w:rsidRDefault="002E48B9">
            <w:pPr>
              <w:spacing w:line="276" w:lineRule="auto"/>
              <w:jc w:val="both"/>
              <w:rPr>
                <w:sz w:val="20"/>
                <w:szCs w:val="20"/>
              </w:rPr>
              <w:pPrChange w:id="72" w:author="Usuario" w:date="2022-12-28T17:25:00Z">
                <w:pPr>
                  <w:spacing w:line="276" w:lineRule="auto"/>
                </w:pPr>
              </w:pPrChange>
            </w:pPr>
            <w:r w:rsidRPr="003603C3">
              <w:rPr>
                <w:sz w:val="20"/>
                <w:szCs w:val="20"/>
              </w:rPr>
              <w:t>Este método tiene como objetivo garantizar que un juego sea totalmente utilizable y agradable para los jugadores de diferentes países y regiones. En primer lugar, todas las mismas características y funcionalidades deben ser accesibles en diferentes ubicaciones (a menos que se planifique lo contrario). En segundo lugar, el contenido debe adaptarse a los idiomas y culturas donde se presenta.</w:t>
            </w:r>
          </w:p>
          <w:p w14:paraId="786895C8" w14:textId="77777777" w:rsidR="002E48B9" w:rsidRPr="003603C3" w:rsidRDefault="002E48B9">
            <w:pPr>
              <w:spacing w:line="276" w:lineRule="auto"/>
              <w:jc w:val="both"/>
              <w:rPr>
                <w:sz w:val="20"/>
                <w:szCs w:val="20"/>
              </w:rPr>
              <w:pPrChange w:id="73" w:author="Usuario" w:date="2022-12-28T17:25:00Z">
                <w:pPr>
                  <w:spacing w:line="276" w:lineRule="auto"/>
                </w:pPr>
              </w:pPrChange>
            </w:pPr>
          </w:p>
        </w:tc>
        <w:tc>
          <w:tcPr>
            <w:tcW w:w="3304" w:type="dxa"/>
            <w:shd w:val="clear" w:color="auto" w:fill="FBD4B4" w:themeFill="accent6" w:themeFillTint="66"/>
          </w:tcPr>
          <w:p w14:paraId="5F4717E9" w14:textId="03F2A324" w:rsidR="002E48B9" w:rsidRPr="003603C3" w:rsidRDefault="002E48B9">
            <w:pPr>
              <w:spacing w:line="276" w:lineRule="auto"/>
              <w:jc w:val="both"/>
              <w:rPr>
                <w:sz w:val="20"/>
                <w:szCs w:val="20"/>
              </w:rPr>
              <w:pPrChange w:id="74" w:author="Usuario" w:date="2022-12-28T17:25:00Z">
                <w:pPr>
                  <w:spacing w:line="276" w:lineRule="auto"/>
                </w:pPr>
              </w:pPrChange>
            </w:pPr>
            <w:r w:rsidRPr="003603C3">
              <w:rPr>
                <w:sz w:val="20"/>
                <w:szCs w:val="20"/>
              </w:rPr>
              <w:t>Este tipo de prueba es vital si planeas lanzar tu juego en varios idiomas, o si planeas hacer que el contenido esté disponible en diferentes regiones. Por lo tanto, es preferible que los evaluadores tengan un amplio conocimiento de los idiomas/culturas asociados antes de comenzar a evaluar el software.</w:t>
            </w:r>
          </w:p>
        </w:tc>
      </w:tr>
      <w:tr w:rsidR="002E48B9" w:rsidRPr="003603C3" w14:paraId="30BE1F61" w14:textId="77777777" w:rsidTr="002E48B9">
        <w:tc>
          <w:tcPr>
            <w:tcW w:w="2122" w:type="dxa"/>
            <w:shd w:val="clear" w:color="auto" w:fill="FBD4B4" w:themeFill="accent6" w:themeFillTint="66"/>
          </w:tcPr>
          <w:p w14:paraId="7CE78695" w14:textId="77777777" w:rsidR="002E48B9" w:rsidRPr="003603C3" w:rsidRDefault="002E48B9" w:rsidP="00834C77">
            <w:pPr>
              <w:spacing w:line="276" w:lineRule="auto"/>
              <w:jc w:val="center"/>
              <w:rPr>
                <w:b/>
                <w:color w:val="000000" w:themeColor="text1"/>
                <w:sz w:val="20"/>
                <w:szCs w:val="20"/>
              </w:rPr>
            </w:pPr>
            <w:r w:rsidRPr="003603C3">
              <w:rPr>
                <w:b/>
                <w:color w:val="000000" w:themeColor="text1"/>
                <w:sz w:val="20"/>
                <w:szCs w:val="20"/>
              </w:rPr>
              <w:t>Pruebas de juego de control de acceso de seguridad</w:t>
            </w:r>
          </w:p>
          <w:p w14:paraId="636633F3" w14:textId="77777777" w:rsidR="002E48B9" w:rsidRPr="003603C3" w:rsidRDefault="002E48B9" w:rsidP="00834C77">
            <w:pPr>
              <w:spacing w:line="276" w:lineRule="auto"/>
              <w:jc w:val="both"/>
              <w:rPr>
                <w:sz w:val="20"/>
                <w:szCs w:val="20"/>
              </w:rPr>
            </w:pPr>
          </w:p>
        </w:tc>
        <w:tc>
          <w:tcPr>
            <w:tcW w:w="3686" w:type="dxa"/>
            <w:shd w:val="clear" w:color="auto" w:fill="FBD4B4" w:themeFill="accent6" w:themeFillTint="66"/>
          </w:tcPr>
          <w:p w14:paraId="2FD5405A" w14:textId="77777777" w:rsidR="002E48B9" w:rsidRPr="003603C3" w:rsidRDefault="002E48B9">
            <w:pPr>
              <w:spacing w:line="276" w:lineRule="auto"/>
              <w:jc w:val="both"/>
              <w:rPr>
                <w:sz w:val="20"/>
                <w:szCs w:val="20"/>
              </w:rPr>
              <w:pPrChange w:id="75" w:author="Usuario" w:date="2022-12-28T17:25:00Z">
                <w:pPr>
                  <w:spacing w:line="276" w:lineRule="auto"/>
                </w:pPr>
              </w:pPrChange>
            </w:pPr>
            <w:r w:rsidRPr="003603C3">
              <w:rPr>
                <w:sz w:val="20"/>
                <w:szCs w:val="20"/>
              </w:rPr>
              <w:t xml:space="preserve">Una práctica muy importante que verifica si existen lagunas o puertas de enlace no autorizadas que puedan permitir que alguien acceda al </w:t>
            </w:r>
            <w:r w:rsidRPr="003603C3">
              <w:rPr>
                <w:i/>
                <w:sz w:val="20"/>
                <w:szCs w:val="20"/>
              </w:rPr>
              <w:t>backend</w:t>
            </w:r>
            <w:r w:rsidRPr="003603C3">
              <w:rPr>
                <w:sz w:val="20"/>
                <w:szCs w:val="20"/>
              </w:rPr>
              <w:t xml:space="preserve"> del juego o a elementos/características que de otro modo estarían restringidas. Por ejemplo, algunos jugadores intentan piratear juegos para obtener recompensas o dinero gratis en el juego, hacerse invencibles, etc.</w:t>
            </w:r>
            <w:del w:id="76" w:author="Usuario" w:date="2022-12-28T17:25:00Z">
              <w:r w:rsidRPr="003603C3" w:rsidDel="00431C9E">
                <w:rPr>
                  <w:sz w:val="20"/>
                  <w:szCs w:val="20"/>
                </w:rPr>
                <w:delText>,</w:delText>
              </w:r>
            </w:del>
            <w:r w:rsidRPr="003603C3">
              <w:rPr>
                <w:sz w:val="20"/>
                <w:szCs w:val="20"/>
              </w:rPr>
              <w:t xml:space="preserve"> y el control de acceso lo impide o al menos reduce la probabilidad.</w:t>
            </w:r>
          </w:p>
          <w:p w14:paraId="62E3E531" w14:textId="77777777" w:rsidR="002E48B9" w:rsidRPr="003603C3" w:rsidRDefault="002E48B9">
            <w:pPr>
              <w:spacing w:line="276" w:lineRule="auto"/>
              <w:jc w:val="both"/>
              <w:rPr>
                <w:sz w:val="20"/>
                <w:szCs w:val="20"/>
              </w:rPr>
              <w:pPrChange w:id="77" w:author="Usuario" w:date="2022-12-28T17:25:00Z">
                <w:pPr>
                  <w:spacing w:line="276" w:lineRule="auto"/>
                </w:pPr>
              </w:pPrChange>
            </w:pPr>
          </w:p>
        </w:tc>
        <w:tc>
          <w:tcPr>
            <w:tcW w:w="3304" w:type="dxa"/>
            <w:shd w:val="clear" w:color="auto" w:fill="FBD4B4" w:themeFill="accent6" w:themeFillTint="66"/>
          </w:tcPr>
          <w:p w14:paraId="5BDC6290" w14:textId="147B90EA" w:rsidR="002E48B9" w:rsidRPr="003603C3" w:rsidRDefault="002E48B9">
            <w:pPr>
              <w:spacing w:line="276" w:lineRule="auto"/>
              <w:jc w:val="both"/>
              <w:rPr>
                <w:sz w:val="20"/>
                <w:szCs w:val="20"/>
              </w:rPr>
              <w:pPrChange w:id="78" w:author="Usuario" w:date="2022-12-28T17:25:00Z">
                <w:pPr>
                  <w:spacing w:line="276" w:lineRule="auto"/>
                </w:pPr>
              </w:pPrChange>
            </w:pPr>
            <w:r w:rsidRPr="003603C3">
              <w:rPr>
                <w:sz w:val="20"/>
                <w:szCs w:val="20"/>
              </w:rPr>
              <w:t>Aunque esta forma de prueba rara vez conduce a cambios que afecten la experiencia del usuario o que sean incluso perceptibles, se recomienda realizarla al menos una vez antes del lanzamiento y cada actualización posterior al lanzamiento. Puede ser realizado por ingenieros generales de control de calidad del juego o probadores de pluma (penetración) experimentados</w:t>
            </w:r>
          </w:p>
        </w:tc>
      </w:tr>
      <w:tr w:rsidR="002E48B9" w:rsidRPr="003603C3" w14:paraId="358647C5" w14:textId="77777777" w:rsidTr="002E48B9">
        <w:tc>
          <w:tcPr>
            <w:tcW w:w="2122" w:type="dxa"/>
            <w:shd w:val="clear" w:color="auto" w:fill="FBD4B4" w:themeFill="accent6" w:themeFillTint="66"/>
          </w:tcPr>
          <w:p w14:paraId="15BE449F" w14:textId="77777777" w:rsidR="002E48B9" w:rsidRPr="003603C3" w:rsidRDefault="002E48B9" w:rsidP="00834C77">
            <w:pPr>
              <w:spacing w:line="276" w:lineRule="auto"/>
              <w:jc w:val="center"/>
              <w:rPr>
                <w:b/>
                <w:color w:val="000000" w:themeColor="text1"/>
                <w:sz w:val="20"/>
                <w:szCs w:val="20"/>
              </w:rPr>
            </w:pPr>
            <w:r w:rsidRPr="003603C3">
              <w:rPr>
                <w:b/>
                <w:color w:val="000000" w:themeColor="text1"/>
                <w:sz w:val="20"/>
                <w:szCs w:val="20"/>
              </w:rPr>
              <w:t>Pruebas de juego de aceptación del usuario</w:t>
            </w:r>
          </w:p>
          <w:p w14:paraId="27E573EE" w14:textId="77777777" w:rsidR="002E48B9" w:rsidRPr="003603C3" w:rsidRDefault="002E48B9" w:rsidP="00834C77">
            <w:pPr>
              <w:spacing w:line="276" w:lineRule="auto"/>
              <w:jc w:val="both"/>
              <w:rPr>
                <w:sz w:val="20"/>
                <w:szCs w:val="20"/>
              </w:rPr>
            </w:pPr>
          </w:p>
        </w:tc>
        <w:tc>
          <w:tcPr>
            <w:tcW w:w="3686" w:type="dxa"/>
            <w:shd w:val="clear" w:color="auto" w:fill="FBD4B4" w:themeFill="accent6" w:themeFillTint="66"/>
          </w:tcPr>
          <w:p w14:paraId="2A91DE1C" w14:textId="77777777" w:rsidR="002E48B9" w:rsidRPr="003603C3" w:rsidRDefault="002E48B9">
            <w:pPr>
              <w:spacing w:line="276" w:lineRule="auto"/>
              <w:jc w:val="both"/>
              <w:rPr>
                <w:sz w:val="20"/>
                <w:szCs w:val="20"/>
              </w:rPr>
              <w:pPrChange w:id="79" w:author="Usuario" w:date="2022-12-28T17:25:00Z">
                <w:pPr>
                  <w:spacing w:line="276" w:lineRule="auto"/>
                </w:pPr>
              </w:pPrChange>
            </w:pPr>
            <w:r w:rsidRPr="003603C3">
              <w:rPr>
                <w:sz w:val="20"/>
                <w:szCs w:val="20"/>
              </w:rPr>
              <w:t>Esta es una de las últimas etapas de prueba antes de lanzar un juego en producción. A veces, se lleva a cabo como una prueba beta, atrayendo a jugadores fuera del equipo de desarrollo. Rara vez se encuentran grandes problemas, por lo que la atención se centra principalmente en pulir los errores menores restantes y realizar pequeñas mejoras en la experiencia del usuario.</w:t>
            </w:r>
          </w:p>
          <w:p w14:paraId="289D2A1C" w14:textId="77777777" w:rsidR="002E48B9" w:rsidRPr="003603C3" w:rsidRDefault="002E48B9">
            <w:pPr>
              <w:spacing w:line="276" w:lineRule="auto"/>
              <w:jc w:val="both"/>
              <w:rPr>
                <w:sz w:val="20"/>
                <w:szCs w:val="20"/>
              </w:rPr>
              <w:pPrChange w:id="80" w:author="Usuario" w:date="2022-12-28T17:25:00Z">
                <w:pPr>
                  <w:spacing w:line="276" w:lineRule="auto"/>
                </w:pPr>
              </w:pPrChange>
            </w:pPr>
          </w:p>
        </w:tc>
        <w:tc>
          <w:tcPr>
            <w:tcW w:w="3304" w:type="dxa"/>
            <w:shd w:val="clear" w:color="auto" w:fill="FBD4B4" w:themeFill="accent6" w:themeFillTint="66"/>
          </w:tcPr>
          <w:p w14:paraId="306533F0" w14:textId="2570F5B0" w:rsidR="002E48B9" w:rsidRPr="003603C3" w:rsidRDefault="002E48B9">
            <w:pPr>
              <w:spacing w:line="276" w:lineRule="auto"/>
              <w:jc w:val="both"/>
              <w:rPr>
                <w:sz w:val="20"/>
                <w:szCs w:val="20"/>
              </w:rPr>
              <w:pPrChange w:id="81" w:author="Usuario" w:date="2022-12-28T17:25:00Z">
                <w:pPr>
                  <w:spacing w:line="276" w:lineRule="auto"/>
                </w:pPr>
              </w:pPrChange>
            </w:pPr>
            <w:r w:rsidRPr="003603C3">
              <w:rPr>
                <w:sz w:val="20"/>
                <w:szCs w:val="20"/>
              </w:rPr>
              <w:t>Al involucrar a probadores beta externos, puede obtener una nueva perspectiva sobre la experiencia del jugador y recopilar comentarios valiosos sobre posibles mejoras que el equipo de desarrollo no conocía o no prestó suficiente atención. Por ejemplo, las pruebas beta de juegos móviles pueden atraer a un grupo de edad con ideas y deseos únicos que su equipo de pruebas de adultos no tuvo en cuenta.</w:t>
            </w:r>
          </w:p>
        </w:tc>
      </w:tr>
    </w:tbl>
    <w:p w14:paraId="20CF292E" w14:textId="77777777" w:rsidR="000A556E" w:rsidRPr="003603C3" w:rsidRDefault="000A556E" w:rsidP="00834C77">
      <w:pPr>
        <w:ind w:left="850"/>
        <w:jc w:val="both"/>
        <w:rPr>
          <w:sz w:val="20"/>
          <w:szCs w:val="20"/>
        </w:rPr>
      </w:pPr>
    </w:p>
    <w:p w14:paraId="00000120" w14:textId="4493BC8F" w:rsidR="00F57640" w:rsidRDefault="00EC7AD0" w:rsidP="00834C77">
      <w:pPr>
        <w:rPr>
          <w:ins w:id="82" w:author="Usuario" w:date="2022-12-29T15:06:00Z"/>
          <w:sz w:val="20"/>
          <w:szCs w:val="20"/>
        </w:rPr>
      </w:pPr>
      <w:r w:rsidRPr="003603C3">
        <w:rPr>
          <w:sz w:val="20"/>
          <w:szCs w:val="20"/>
        </w:rPr>
        <w:tab/>
      </w:r>
    </w:p>
    <w:p w14:paraId="72B5A146" w14:textId="77777777" w:rsidR="00551EFE" w:rsidRPr="003603C3" w:rsidRDefault="00551EFE" w:rsidP="00834C77">
      <w:pPr>
        <w:rPr>
          <w:b/>
          <w:sz w:val="20"/>
          <w:szCs w:val="20"/>
        </w:rPr>
      </w:pPr>
    </w:p>
    <w:p w14:paraId="00000121" w14:textId="674AFEC0" w:rsidR="00F57640" w:rsidRPr="003603C3" w:rsidRDefault="00EC7AD0" w:rsidP="00F9672B">
      <w:pPr>
        <w:rPr>
          <w:b/>
          <w:sz w:val="20"/>
          <w:szCs w:val="20"/>
        </w:rPr>
      </w:pPr>
      <w:r w:rsidRPr="003603C3">
        <w:rPr>
          <w:b/>
          <w:sz w:val="20"/>
          <w:szCs w:val="20"/>
        </w:rPr>
        <w:lastRenderedPageBreak/>
        <w:t>1.3. ¿Qué es la automatización de pruebas de juegos?</w:t>
      </w:r>
    </w:p>
    <w:p w14:paraId="431C067C" w14:textId="77777777" w:rsidR="002E48B9" w:rsidRPr="003603C3" w:rsidRDefault="002E48B9" w:rsidP="00834C77">
      <w:pPr>
        <w:ind w:left="425"/>
        <w:rPr>
          <w:sz w:val="20"/>
          <w:szCs w:val="20"/>
        </w:rPr>
      </w:pPr>
    </w:p>
    <w:p w14:paraId="00000122" w14:textId="15CD1D70" w:rsidR="00F57640" w:rsidRPr="003603C3" w:rsidRDefault="00EC7AD0" w:rsidP="004F52D9">
      <w:pPr>
        <w:jc w:val="both"/>
        <w:rPr>
          <w:sz w:val="20"/>
          <w:szCs w:val="20"/>
        </w:rPr>
      </w:pPr>
      <w:r w:rsidRPr="003603C3">
        <w:rPr>
          <w:sz w:val="20"/>
          <w:szCs w:val="20"/>
        </w:rPr>
        <w:t xml:space="preserve">La automatización </w:t>
      </w:r>
      <w:r w:rsidR="00A65C9A" w:rsidRPr="003603C3">
        <w:rPr>
          <w:sz w:val="20"/>
          <w:szCs w:val="20"/>
        </w:rPr>
        <w:t xml:space="preserve">se da en </w:t>
      </w:r>
      <w:r w:rsidRPr="003603C3">
        <w:rPr>
          <w:sz w:val="20"/>
          <w:szCs w:val="20"/>
        </w:rPr>
        <w:t>dos enfoques</w:t>
      </w:r>
      <w:r w:rsidR="00A65C9A" w:rsidRPr="003603C3">
        <w:rPr>
          <w:sz w:val="20"/>
          <w:szCs w:val="20"/>
        </w:rPr>
        <w:t>:</w:t>
      </w:r>
      <w:r w:rsidRPr="003603C3">
        <w:rPr>
          <w:sz w:val="20"/>
          <w:szCs w:val="20"/>
        </w:rPr>
        <w:t xml:space="preserve"> en el control de calidad del juego</w:t>
      </w:r>
      <w:del w:id="83" w:author="Usuario" w:date="2022-12-28T17:25:00Z">
        <w:r w:rsidRPr="003603C3" w:rsidDel="00643D09">
          <w:rPr>
            <w:sz w:val="20"/>
            <w:szCs w:val="20"/>
          </w:rPr>
          <w:delText>,</w:delText>
        </w:r>
      </w:del>
      <w:r w:rsidRPr="003603C3">
        <w:rPr>
          <w:sz w:val="20"/>
          <w:szCs w:val="20"/>
        </w:rPr>
        <w:t xml:space="preserve"> y el otro es la prueba manual. Con la automatización, ciertas pruebas de rendimiento se pueden realizar muchas veces seguidas sin la participación</w:t>
      </w:r>
      <w:r w:rsidR="004F52D9" w:rsidRPr="003603C3">
        <w:rPr>
          <w:sz w:val="20"/>
          <w:szCs w:val="20"/>
        </w:rPr>
        <w:t xml:space="preserve"> del evaluador,</w:t>
      </w:r>
      <w:r w:rsidRPr="003603C3">
        <w:rPr>
          <w:sz w:val="20"/>
          <w:szCs w:val="20"/>
        </w:rPr>
        <w:t xml:space="preserve"> </w:t>
      </w:r>
      <w:r w:rsidR="004F52D9" w:rsidRPr="003603C3">
        <w:rPr>
          <w:sz w:val="20"/>
          <w:szCs w:val="20"/>
        </w:rPr>
        <w:t>e</w:t>
      </w:r>
      <w:r w:rsidRPr="003603C3">
        <w:rPr>
          <w:sz w:val="20"/>
          <w:szCs w:val="20"/>
        </w:rPr>
        <w:t>sto ahorra tiempo y hace que sea mucho más probable detectar errores.</w:t>
      </w:r>
    </w:p>
    <w:p w14:paraId="5EE7378D" w14:textId="77777777" w:rsidR="002E48B9" w:rsidRPr="003603C3" w:rsidRDefault="002E48B9" w:rsidP="00834C77">
      <w:pPr>
        <w:ind w:left="850"/>
        <w:jc w:val="both"/>
        <w:rPr>
          <w:sz w:val="20"/>
          <w:szCs w:val="20"/>
        </w:rPr>
      </w:pPr>
    </w:p>
    <w:p w14:paraId="4A1B3E58" w14:textId="77777777" w:rsidR="003C7D7B" w:rsidRPr="003603C3" w:rsidRDefault="00EC7AD0" w:rsidP="004F52D9">
      <w:pPr>
        <w:jc w:val="both"/>
        <w:rPr>
          <w:sz w:val="20"/>
          <w:szCs w:val="20"/>
        </w:rPr>
      </w:pPr>
      <w:r w:rsidRPr="003603C3">
        <w:rPr>
          <w:sz w:val="20"/>
          <w:szCs w:val="20"/>
        </w:rPr>
        <w:t xml:space="preserve">Aunque este enfoque es más conveniente que pedirles a los probadores que completen los mismos niveles muchas veces de forma manual, es bastante difícil crear herramientas de automatización adaptadas a una aplicación individual. </w:t>
      </w:r>
    </w:p>
    <w:p w14:paraId="5E5A72CB" w14:textId="77777777" w:rsidR="003C7D7B" w:rsidRPr="003603C3" w:rsidRDefault="003C7D7B" w:rsidP="00834C77">
      <w:pPr>
        <w:ind w:left="850"/>
        <w:jc w:val="both"/>
        <w:rPr>
          <w:sz w:val="20"/>
          <w:szCs w:val="20"/>
        </w:rPr>
      </w:pPr>
    </w:p>
    <w:p w14:paraId="00000123" w14:textId="4EF2BEF2" w:rsidR="00F57640" w:rsidRPr="003603C3" w:rsidRDefault="00EC7AD0" w:rsidP="004F52D9">
      <w:pPr>
        <w:shd w:val="clear" w:color="auto" w:fill="FBD4B4" w:themeFill="accent6" w:themeFillTint="66"/>
        <w:jc w:val="both"/>
        <w:rPr>
          <w:sz w:val="20"/>
          <w:szCs w:val="20"/>
        </w:rPr>
      </w:pPr>
      <w:commentRangeStart w:id="84"/>
      <w:r w:rsidRPr="003603C3">
        <w:rPr>
          <w:sz w:val="20"/>
          <w:szCs w:val="20"/>
        </w:rPr>
        <w:t>Según una encuesta de empresas de desarrollo de juegos, la mayoría prefiere probar manualmente sus juegos, citando la falta de recursos y tiempo para crear software de automatización.</w:t>
      </w:r>
      <w:commentRangeEnd w:id="84"/>
      <w:r w:rsidR="003C7D7B" w:rsidRPr="003603C3">
        <w:rPr>
          <w:rStyle w:val="Refdecomentario"/>
          <w:sz w:val="20"/>
          <w:szCs w:val="20"/>
        </w:rPr>
        <w:commentReference w:id="84"/>
      </w:r>
    </w:p>
    <w:p w14:paraId="00000125" w14:textId="77777777" w:rsidR="00F57640" w:rsidRPr="003603C3" w:rsidRDefault="00F57640" w:rsidP="00834C77">
      <w:pPr>
        <w:ind w:left="850"/>
        <w:jc w:val="both"/>
        <w:rPr>
          <w:sz w:val="20"/>
          <w:szCs w:val="20"/>
        </w:rPr>
      </w:pPr>
    </w:p>
    <w:p w14:paraId="00000126" w14:textId="77777777" w:rsidR="00F57640" w:rsidRPr="003603C3" w:rsidRDefault="00EC7AD0" w:rsidP="00F9672B">
      <w:pPr>
        <w:jc w:val="both"/>
        <w:rPr>
          <w:b/>
          <w:sz w:val="20"/>
          <w:szCs w:val="20"/>
        </w:rPr>
      </w:pPr>
      <w:r w:rsidRPr="003603C3">
        <w:rPr>
          <w:b/>
          <w:sz w:val="20"/>
          <w:szCs w:val="20"/>
        </w:rPr>
        <w:t>1.4.</w:t>
      </w:r>
      <w:del w:id="85" w:author="Usuario" w:date="2022-12-28T18:43:00Z">
        <w:r w:rsidRPr="003603C3" w:rsidDel="009722F5">
          <w:rPr>
            <w:b/>
            <w:sz w:val="20"/>
            <w:szCs w:val="20"/>
          </w:rPr>
          <w:delText xml:space="preserve"> </w:delText>
        </w:r>
      </w:del>
      <w:r w:rsidRPr="003603C3">
        <w:rPr>
          <w:b/>
          <w:sz w:val="20"/>
          <w:szCs w:val="20"/>
        </w:rPr>
        <w:t xml:space="preserve"> ¿Qué hacen los QA </w:t>
      </w:r>
      <w:r w:rsidRPr="003603C3">
        <w:rPr>
          <w:b/>
          <w:i/>
          <w:sz w:val="20"/>
          <w:szCs w:val="20"/>
        </w:rPr>
        <w:t>testers</w:t>
      </w:r>
      <w:r w:rsidRPr="003603C3">
        <w:rPr>
          <w:b/>
          <w:sz w:val="20"/>
          <w:szCs w:val="20"/>
        </w:rPr>
        <w:t xml:space="preserve"> de juegos?</w:t>
      </w:r>
    </w:p>
    <w:p w14:paraId="183C9604" w14:textId="77777777" w:rsidR="00140A16" w:rsidRPr="003603C3" w:rsidRDefault="00140A16" w:rsidP="00140A16">
      <w:pPr>
        <w:jc w:val="both"/>
        <w:rPr>
          <w:sz w:val="20"/>
          <w:szCs w:val="20"/>
        </w:rPr>
      </w:pPr>
    </w:p>
    <w:p w14:paraId="00000127" w14:textId="695FA531" w:rsidR="00F57640" w:rsidRPr="003603C3" w:rsidRDefault="00EC7AD0" w:rsidP="00140A16">
      <w:pPr>
        <w:jc w:val="both"/>
        <w:rPr>
          <w:sz w:val="20"/>
          <w:szCs w:val="20"/>
        </w:rPr>
      </w:pPr>
      <w:r w:rsidRPr="003603C3">
        <w:rPr>
          <w:sz w:val="20"/>
          <w:szCs w:val="20"/>
        </w:rPr>
        <w:t>Muchos jóvenes sueñan con convertirse en probadores de juegos porque pueden jugar todo el día, pero esto s</w:t>
      </w:r>
      <w:ins w:id="86" w:author="Usuario" w:date="2022-12-28T17:27:00Z">
        <w:r w:rsidR="00643D09">
          <w:rPr>
            <w:sz w:val="20"/>
            <w:szCs w:val="20"/>
          </w:rPr>
          <w:t>o</w:t>
        </w:r>
      </w:ins>
      <w:del w:id="87" w:author="Usuario" w:date="2022-12-28T17:27:00Z">
        <w:r w:rsidRPr="003603C3" w:rsidDel="00643D09">
          <w:rPr>
            <w:sz w:val="20"/>
            <w:szCs w:val="20"/>
          </w:rPr>
          <w:delText>ó</w:delText>
        </w:r>
      </w:del>
      <w:r w:rsidRPr="003603C3">
        <w:rPr>
          <w:sz w:val="20"/>
          <w:szCs w:val="20"/>
        </w:rPr>
        <w:t>lo rasca la superficie de las responsabilidades del puesto. Aparte de revisar la mecánica del juego, tienen tareas menos románticas y dinámicas como:</w:t>
      </w:r>
    </w:p>
    <w:p w14:paraId="00000128" w14:textId="77777777" w:rsidR="00F57640" w:rsidRPr="003603C3" w:rsidRDefault="00F57640" w:rsidP="00834C77">
      <w:pPr>
        <w:ind w:left="850"/>
        <w:jc w:val="both"/>
        <w:rPr>
          <w:sz w:val="20"/>
          <w:szCs w:val="20"/>
        </w:rPr>
      </w:pPr>
    </w:p>
    <w:p w14:paraId="00000129" w14:textId="155141BD" w:rsidR="00F57640" w:rsidRPr="003603C3" w:rsidRDefault="00EC7AD0" w:rsidP="00834C77">
      <w:pPr>
        <w:numPr>
          <w:ilvl w:val="0"/>
          <w:numId w:val="20"/>
        </w:numPr>
        <w:shd w:val="clear" w:color="auto" w:fill="FBD4B4" w:themeFill="accent6" w:themeFillTint="66"/>
        <w:jc w:val="both"/>
        <w:rPr>
          <w:sz w:val="20"/>
          <w:szCs w:val="20"/>
        </w:rPr>
      </w:pPr>
      <w:r w:rsidRPr="003603C3">
        <w:rPr>
          <w:sz w:val="20"/>
          <w:szCs w:val="20"/>
        </w:rPr>
        <w:t>Navegación y muestreo de todas las opciones del menú</w:t>
      </w:r>
      <w:ins w:id="88" w:author="Usuario" w:date="2022-12-28T17:27:00Z">
        <w:r w:rsidR="00643D09">
          <w:rPr>
            <w:sz w:val="20"/>
            <w:szCs w:val="20"/>
          </w:rPr>
          <w:t>.</w:t>
        </w:r>
      </w:ins>
    </w:p>
    <w:p w14:paraId="0000012A" w14:textId="6953A994" w:rsidR="00F57640" w:rsidRPr="003603C3" w:rsidRDefault="00EC7AD0" w:rsidP="00834C77">
      <w:pPr>
        <w:numPr>
          <w:ilvl w:val="0"/>
          <w:numId w:val="20"/>
        </w:numPr>
        <w:shd w:val="clear" w:color="auto" w:fill="FBD4B4" w:themeFill="accent6" w:themeFillTint="66"/>
        <w:jc w:val="both"/>
        <w:rPr>
          <w:sz w:val="20"/>
          <w:szCs w:val="20"/>
        </w:rPr>
      </w:pPr>
      <w:r w:rsidRPr="003603C3">
        <w:rPr>
          <w:sz w:val="20"/>
          <w:szCs w:val="20"/>
        </w:rPr>
        <w:t>Ejecución de análisis de rendimiento y CPU</w:t>
      </w:r>
      <w:ins w:id="89" w:author="Usuario" w:date="2022-12-28T17:27:00Z">
        <w:r w:rsidR="00643D09">
          <w:rPr>
            <w:sz w:val="20"/>
            <w:szCs w:val="20"/>
          </w:rPr>
          <w:t>.</w:t>
        </w:r>
      </w:ins>
    </w:p>
    <w:p w14:paraId="0000012B" w14:textId="499D7C44" w:rsidR="00F57640" w:rsidRPr="003603C3" w:rsidRDefault="00EC7AD0" w:rsidP="00834C77">
      <w:pPr>
        <w:numPr>
          <w:ilvl w:val="0"/>
          <w:numId w:val="20"/>
        </w:numPr>
        <w:shd w:val="clear" w:color="auto" w:fill="FBD4B4" w:themeFill="accent6" w:themeFillTint="66"/>
        <w:jc w:val="both"/>
        <w:rPr>
          <w:sz w:val="20"/>
          <w:szCs w:val="20"/>
        </w:rPr>
      </w:pPr>
      <w:r w:rsidRPr="003603C3">
        <w:rPr>
          <w:sz w:val="20"/>
          <w:szCs w:val="20"/>
        </w:rPr>
        <w:t>Muestreo de todas las opciones de personalización</w:t>
      </w:r>
      <w:ins w:id="90" w:author="Usuario" w:date="2022-12-28T17:27:00Z">
        <w:r w:rsidR="00643D09">
          <w:rPr>
            <w:sz w:val="20"/>
            <w:szCs w:val="20"/>
          </w:rPr>
          <w:t>.</w:t>
        </w:r>
      </w:ins>
    </w:p>
    <w:p w14:paraId="0000012C" w14:textId="39B50CF4" w:rsidR="00F57640" w:rsidRPr="003603C3" w:rsidRDefault="00EC7AD0" w:rsidP="00834C77">
      <w:pPr>
        <w:numPr>
          <w:ilvl w:val="0"/>
          <w:numId w:val="20"/>
        </w:numPr>
        <w:shd w:val="clear" w:color="auto" w:fill="FBD4B4" w:themeFill="accent6" w:themeFillTint="66"/>
        <w:jc w:val="both"/>
        <w:rPr>
          <w:sz w:val="20"/>
          <w:szCs w:val="20"/>
        </w:rPr>
      </w:pPr>
      <w:r w:rsidRPr="003603C3">
        <w:rPr>
          <w:sz w:val="20"/>
          <w:szCs w:val="20"/>
        </w:rPr>
        <w:t>Fallar intencionalmente en el juego y probar obstáculos</w:t>
      </w:r>
      <w:ins w:id="91" w:author="Usuario" w:date="2022-12-28T17:27:00Z">
        <w:r w:rsidR="00643D09">
          <w:rPr>
            <w:sz w:val="20"/>
            <w:szCs w:val="20"/>
          </w:rPr>
          <w:t>.</w:t>
        </w:r>
      </w:ins>
    </w:p>
    <w:p w14:paraId="0000012D" w14:textId="71BEB4B8" w:rsidR="00F57640" w:rsidRPr="003603C3" w:rsidRDefault="00EC7AD0" w:rsidP="00834C77">
      <w:pPr>
        <w:numPr>
          <w:ilvl w:val="0"/>
          <w:numId w:val="20"/>
        </w:numPr>
        <w:shd w:val="clear" w:color="auto" w:fill="FBD4B4" w:themeFill="accent6" w:themeFillTint="66"/>
        <w:jc w:val="both"/>
        <w:rPr>
          <w:sz w:val="20"/>
          <w:szCs w:val="20"/>
        </w:rPr>
      </w:pPr>
      <w:r w:rsidRPr="003603C3">
        <w:rPr>
          <w:sz w:val="20"/>
          <w:szCs w:val="20"/>
        </w:rPr>
        <w:t>Comprobación y análisis de las especificaciones del sistema</w:t>
      </w:r>
      <w:ins w:id="92" w:author="Usuario" w:date="2022-12-28T17:27:00Z">
        <w:r w:rsidR="00643D09">
          <w:rPr>
            <w:sz w:val="20"/>
            <w:szCs w:val="20"/>
          </w:rPr>
          <w:t>.</w:t>
        </w:r>
      </w:ins>
    </w:p>
    <w:p w14:paraId="0000012E" w14:textId="77777777" w:rsidR="00F57640" w:rsidRPr="003603C3" w:rsidRDefault="00EC7AD0" w:rsidP="00834C77">
      <w:pPr>
        <w:numPr>
          <w:ilvl w:val="0"/>
          <w:numId w:val="20"/>
        </w:numPr>
        <w:shd w:val="clear" w:color="auto" w:fill="FBD4B4" w:themeFill="accent6" w:themeFillTint="66"/>
        <w:jc w:val="both"/>
        <w:rPr>
          <w:sz w:val="20"/>
          <w:szCs w:val="20"/>
        </w:rPr>
      </w:pPr>
      <w:r w:rsidRPr="003603C3">
        <w:rPr>
          <w:sz w:val="20"/>
          <w:szCs w:val="20"/>
        </w:rPr>
        <w:t>Compilar informes y completar formularios de comentarios.</w:t>
      </w:r>
    </w:p>
    <w:p w14:paraId="0000012F" w14:textId="3C27ED02" w:rsidR="00F57640" w:rsidRPr="003603C3" w:rsidRDefault="00EC7AD0" w:rsidP="00834C77">
      <w:pPr>
        <w:numPr>
          <w:ilvl w:val="0"/>
          <w:numId w:val="20"/>
        </w:numPr>
        <w:shd w:val="clear" w:color="auto" w:fill="FBD4B4" w:themeFill="accent6" w:themeFillTint="66"/>
        <w:jc w:val="both"/>
        <w:rPr>
          <w:sz w:val="20"/>
          <w:szCs w:val="20"/>
        </w:rPr>
      </w:pPr>
      <w:r w:rsidRPr="003603C3">
        <w:rPr>
          <w:sz w:val="20"/>
          <w:szCs w:val="20"/>
        </w:rPr>
        <w:t>Ejecución de scripts de prueba y casos de prueba para aplicaciones de juegos</w:t>
      </w:r>
      <w:ins w:id="93" w:author="Usuario" w:date="2022-12-28T17:27:00Z">
        <w:r w:rsidR="00643D09">
          <w:rPr>
            <w:sz w:val="20"/>
            <w:szCs w:val="20"/>
          </w:rPr>
          <w:t>.</w:t>
        </w:r>
      </w:ins>
    </w:p>
    <w:p w14:paraId="00000130" w14:textId="77777777" w:rsidR="00F57640" w:rsidRPr="003603C3" w:rsidRDefault="00F57640" w:rsidP="00834C77">
      <w:pPr>
        <w:jc w:val="both"/>
        <w:rPr>
          <w:sz w:val="20"/>
          <w:szCs w:val="20"/>
        </w:rPr>
      </w:pPr>
    </w:p>
    <w:p w14:paraId="00000131" w14:textId="77777777" w:rsidR="00F57640" w:rsidRPr="003603C3" w:rsidRDefault="00EC7AD0" w:rsidP="00140A16">
      <w:pPr>
        <w:jc w:val="both"/>
        <w:rPr>
          <w:sz w:val="20"/>
          <w:szCs w:val="20"/>
        </w:rPr>
      </w:pPr>
      <w:r w:rsidRPr="003603C3">
        <w:rPr>
          <w:sz w:val="20"/>
          <w:szCs w:val="20"/>
        </w:rPr>
        <w:t>Como se puede observar, hay muchas repeticiones involucradas en las pruebas de funcionalidad del juego</w:t>
      </w:r>
      <w:del w:id="94" w:author="Usuario" w:date="2022-12-28T17:27:00Z">
        <w:r w:rsidRPr="003603C3" w:rsidDel="00643D09">
          <w:rPr>
            <w:sz w:val="20"/>
            <w:szCs w:val="20"/>
          </w:rPr>
          <w:delText>,</w:delText>
        </w:r>
      </w:del>
      <w:r w:rsidRPr="003603C3">
        <w:rPr>
          <w:sz w:val="20"/>
          <w:szCs w:val="20"/>
        </w:rPr>
        <w:t xml:space="preserve"> y los expertos tienen que dedicar gran parte de su tiempo a otras tareas como hacer informes y trabajar con código y scripts. Para cualquiera que esté considerando este tipo de trabajo, no solo debe amar los juegos, sino también estar preparado para verlos desde un punto de vista analítico y constructivo.</w:t>
      </w:r>
    </w:p>
    <w:p w14:paraId="00000132" w14:textId="77777777" w:rsidR="00F57640" w:rsidRPr="003603C3" w:rsidRDefault="00F57640" w:rsidP="00834C77">
      <w:pPr>
        <w:jc w:val="both"/>
        <w:rPr>
          <w:sz w:val="20"/>
          <w:szCs w:val="20"/>
        </w:rPr>
      </w:pPr>
    </w:p>
    <w:p w14:paraId="00000133" w14:textId="7AAA919B" w:rsidR="00F57640" w:rsidRPr="003603C3" w:rsidRDefault="00EC7AD0" w:rsidP="00F9672B">
      <w:pPr>
        <w:jc w:val="both"/>
        <w:rPr>
          <w:b/>
          <w:sz w:val="20"/>
          <w:szCs w:val="20"/>
        </w:rPr>
      </w:pPr>
      <w:r w:rsidRPr="003603C3">
        <w:rPr>
          <w:b/>
          <w:sz w:val="20"/>
          <w:szCs w:val="20"/>
        </w:rPr>
        <w:t>1.5.</w:t>
      </w:r>
      <w:del w:id="95" w:author="Usuario" w:date="2022-12-28T18:43:00Z">
        <w:r w:rsidRPr="003603C3" w:rsidDel="009722F5">
          <w:rPr>
            <w:b/>
            <w:sz w:val="20"/>
            <w:szCs w:val="20"/>
          </w:rPr>
          <w:delText xml:space="preserve"> </w:delText>
        </w:r>
      </w:del>
      <w:r w:rsidRPr="003603C3">
        <w:rPr>
          <w:b/>
          <w:sz w:val="20"/>
          <w:szCs w:val="20"/>
        </w:rPr>
        <w:t xml:space="preserve"> ¿Cómo funciona la prueba de juegos?</w:t>
      </w:r>
    </w:p>
    <w:p w14:paraId="7CA0DED1" w14:textId="77777777" w:rsidR="000C27B2" w:rsidRPr="003603C3" w:rsidRDefault="000C27B2" w:rsidP="00834C77">
      <w:pPr>
        <w:ind w:left="425"/>
        <w:jc w:val="both"/>
        <w:rPr>
          <w:b/>
          <w:sz w:val="20"/>
          <w:szCs w:val="20"/>
        </w:rPr>
      </w:pPr>
    </w:p>
    <w:p w14:paraId="00000134" w14:textId="77777777" w:rsidR="00F57640" w:rsidRPr="003603C3" w:rsidRDefault="00EC7AD0" w:rsidP="00140A16">
      <w:pPr>
        <w:jc w:val="both"/>
        <w:rPr>
          <w:sz w:val="20"/>
          <w:szCs w:val="20"/>
        </w:rPr>
      </w:pPr>
      <w:r w:rsidRPr="003603C3">
        <w:rPr>
          <w:sz w:val="20"/>
          <w:szCs w:val="20"/>
        </w:rPr>
        <w:t>Como mencionamos anteriormente, las pruebas de juegos implican más que solo iniciar un juego y jugarlo de principio a fin para asegurarse de que funcione sin problemas. Hay docenas de complejidades en el proceso de prueba del juego, así que echemos un vistazo más de cerca.</w:t>
      </w:r>
    </w:p>
    <w:p w14:paraId="00000135" w14:textId="77777777" w:rsidR="00F57640" w:rsidRPr="003603C3" w:rsidRDefault="00F57640" w:rsidP="00834C77">
      <w:pPr>
        <w:ind w:left="850"/>
        <w:jc w:val="both"/>
        <w:rPr>
          <w:sz w:val="20"/>
          <w:szCs w:val="20"/>
        </w:rPr>
      </w:pPr>
    </w:p>
    <w:p w14:paraId="00000136" w14:textId="0A251E38" w:rsidR="00F57640" w:rsidRPr="00D66436" w:rsidRDefault="00095037" w:rsidP="00140A16">
      <w:pPr>
        <w:jc w:val="both"/>
        <w:rPr>
          <w:b/>
          <w:sz w:val="20"/>
          <w:szCs w:val="20"/>
          <w:rPrChange w:id="96" w:author="Usuario" w:date="2022-12-28T17:28:00Z">
            <w:rPr>
              <w:b/>
              <w:i/>
              <w:sz w:val="20"/>
              <w:szCs w:val="20"/>
            </w:rPr>
          </w:rPrChange>
        </w:rPr>
      </w:pPr>
      <w:r w:rsidRPr="00D66436">
        <w:rPr>
          <w:b/>
          <w:sz w:val="20"/>
          <w:szCs w:val="20"/>
          <w:rPrChange w:id="97" w:author="Usuario" w:date="2022-12-28T17:28:00Z">
            <w:rPr>
              <w:b/>
              <w:i/>
              <w:sz w:val="20"/>
              <w:szCs w:val="20"/>
            </w:rPr>
          </w:rPrChange>
        </w:rPr>
        <w:t>Etapas de la prueba del juego</w:t>
      </w:r>
    </w:p>
    <w:p w14:paraId="4D0510B3" w14:textId="77777777" w:rsidR="00095037" w:rsidRPr="003603C3" w:rsidRDefault="00095037" w:rsidP="00834C77">
      <w:pPr>
        <w:ind w:left="850"/>
        <w:jc w:val="both"/>
        <w:rPr>
          <w:b/>
          <w:i/>
          <w:sz w:val="20"/>
          <w:szCs w:val="20"/>
        </w:rPr>
      </w:pPr>
    </w:p>
    <w:p w14:paraId="30D61B22" w14:textId="736C1D79" w:rsidR="00A00F14" w:rsidRPr="003603C3" w:rsidRDefault="00EC7AD0" w:rsidP="00140A16">
      <w:pPr>
        <w:jc w:val="both"/>
        <w:rPr>
          <w:sz w:val="20"/>
          <w:szCs w:val="20"/>
        </w:rPr>
      </w:pPr>
      <w:r w:rsidRPr="003603C3">
        <w:rPr>
          <w:sz w:val="20"/>
          <w:szCs w:val="20"/>
        </w:rPr>
        <w:t>La estructura general del proceso de control de calidad es simple</w:t>
      </w:r>
      <w:r w:rsidR="00140A16" w:rsidRPr="003603C3">
        <w:rPr>
          <w:sz w:val="20"/>
          <w:szCs w:val="20"/>
        </w:rPr>
        <w:t>, esto es</w:t>
      </w:r>
      <w:r w:rsidRPr="003603C3">
        <w:rPr>
          <w:sz w:val="20"/>
          <w:szCs w:val="20"/>
        </w:rPr>
        <w:t>:</w:t>
      </w:r>
    </w:p>
    <w:p w14:paraId="2886D25F" w14:textId="015C76E8" w:rsidR="00A00F14" w:rsidRPr="003603C3" w:rsidRDefault="00A00F14" w:rsidP="00834C77">
      <w:pPr>
        <w:ind w:left="2160"/>
        <w:jc w:val="both"/>
        <w:rPr>
          <w:sz w:val="20"/>
          <w:szCs w:val="20"/>
        </w:rPr>
      </w:pPr>
      <w:r w:rsidRPr="003603C3">
        <w:rPr>
          <w:noProof/>
          <w:sz w:val="20"/>
          <w:szCs w:val="20"/>
          <w:lang w:val="en-US" w:eastAsia="en-US"/>
        </w:rPr>
        <w:lastRenderedPageBreak/>
        <w:drawing>
          <wp:inline distT="0" distB="0" distL="0" distR="0" wp14:anchorId="534A58C1" wp14:editId="39E69FBA">
            <wp:extent cx="3952875" cy="226695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5B3A804" w14:textId="77777777" w:rsidR="00140A16" w:rsidRPr="003603C3" w:rsidRDefault="00140A16" w:rsidP="00140A16">
      <w:pPr>
        <w:jc w:val="both"/>
        <w:rPr>
          <w:sz w:val="20"/>
          <w:szCs w:val="20"/>
        </w:rPr>
      </w:pPr>
    </w:p>
    <w:p w14:paraId="7009402E" w14:textId="77777777" w:rsidR="00140A16" w:rsidRPr="003603C3" w:rsidRDefault="00140A16" w:rsidP="00140A16">
      <w:pPr>
        <w:jc w:val="both"/>
        <w:rPr>
          <w:sz w:val="20"/>
          <w:szCs w:val="20"/>
        </w:rPr>
      </w:pPr>
    </w:p>
    <w:p w14:paraId="00000147" w14:textId="76FA1442" w:rsidR="00F57640" w:rsidRPr="003603C3" w:rsidRDefault="00EC7AD0" w:rsidP="00140A16">
      <w:pPr>
        <w:jc w:val="both"/>
        <w:rPr>
          <w:sz w:val="20"/>
          <w:szCs w:val="20"/>
        </w:rPr>
      </w:pPr>
      <w:r w:rsidRPr="003603C3">
        <w:rPr>
          <w:sz w:val="20"/>
          <w:szCs w:val="20"/>
        </w:rPr>
        <w:t xml:space="preserve">Sin </w:t>
      </w:r>
      <w:r w:rsidR="00F95FED" w:rsidRPr="003603C3">
        <w:rPr>
          <w:sz w:val="20"/>
          <w:szCs w:val="20"/>
        </w:rPr>
        <w:t>embargo, ¿dónde</w:t>
      </w:r>
      <w:r w:rsidRPr="003603C3">
        <w:rPr>
          <w:sz w:val="20"/>
          <w:szCs w:val="20"/>
        </w:rPr>
        <w:t xml:space="preserve"> encaja la revisión de control de calidad en el gran esquema de desarrollo? Durante las fases iniciales de desarrollo (planificación y producción), los ingenieros de control de calidad tienden a tener muy poca participación. Estas etapas son manejadas principalmente por gerentes de proyecto, expertos en desarrollo comercial y desarrolladores. </w:t>
      </w:r>
      <w:r w:rsidR="00A00F14" w:rsidRPr="003603C3">
        <w:rPr>
          <w:sz w:val="20"/>
          <w:szCs w:val="20"/>
        </w:rPr>
        <w:t>Aun</w:t>
      </w:r>
      <w:r w:rsidRPr="003603C3">
        <w:rPr>
          <w:sz w:val="20"/>
          <w:szCs w:val="20"/>
        </w:rPr>
        <w:t xml:space="preserve"> así, se les puede pedir comentarios sobre cosas como la lógica y el flujo del juego, el diseño de UX y el diseño de interacción.</w:t>
      </w:r>
    </w:p>
    <w:p w14:paraId="2DF00F2F" w14:textId="77777777" w:rsidR="00140A16" w:rsidRPr="003603C3" w:rsidRDefault="00140A16" w:rsidP="00140A16">
      <w:pPr>
        <w:jc w:val="both"/>
        <w:rPr>
          <w:sz w:val="20"/>
          <w:szCs w:val="20"/>
        </w:rPr>
      </w:pPr>
    </w:p>
    <w:p w14:paraId="5D1B0621" w14:textId="77777777" w:rsidR="00095037" w:rsidRPr="003603C3" w:rsidRDefault="00095037" w:rsidP="00834C77">
      <w:pPr>
        <w:ind w:left="850"/>
        <w:jc w:val="both"/>
        <w:rPr>
          <w:sz w:val="20"/>
          <w:szCs w:val="20"/>
        </w:rPr>
      </w:pPr>
    </w:p>
    <w:tbl>
      <w:tblPr>
        <w:tblStyle w:val="Tablaconcuadrcula"/>
        <w:tblW w:w="9112" w:type="dxa"/>
        <w:tblInd w:w="861" w:type="dxa"/>
        <w:tblLook w:val="04A0" w:firstRow="1" w:lastRow="0" w:firstColumn="1" w:lastColumn="0" w:noHBand="0" w:noVBand="1"/>
      </w:tblPr>
      <w:tblGrid>
        <w:gridCol w:w="4746"/>
        <w:gridCol w:w="4366"/>
      </w:tblGrid>
      <w:tr w:rsidR="00A00F14" w:rsidRPr="003603C3" w14:paraId="09235502" w14:textId="77777777" w:rsidTr="00140A16">
        <w:tc>
          <w:tcPr>
            <w:tcW w:w="4746" w:type="dxa"/>
          </w:tcPr>
          <w:p w14:paraId="55B131B4" w14:textId="5523210A" w:rsidR="00A00F14" w:rsidRPr="003603C3" w:rsidRDefault="00876CB3" w:rsidP="00140A16">
            <w:pPr>
              <w:spacing w:line="276" w:lineRule="auto"/>
              <w:rPr>
                <w:sz w:val="20"/>
                <w:szCs w:val="20"/>
              </w:rPr>
            </w:pPr>
            <w:commentRangeStart w:id="98"/>
            <w:r w:rsidRPr="003603C3">
              <w:rPr>
                <w:noProof/>
                <w:sz w:val="20"/>
                <w:szCs w:val="20"/>
                <w:lang w:val="en-US" w:eastAsia="en-US"/>
              </w:rPr>
              <w:drawing>
                <wp:inline distT="0" distB="0" distL="0" distR="0" wp14:anchorId="3FB76B87" wp14:editId="7FD74F74">
                  <wp:extent cx="2873586" cy="1611998"/>
                  <wp:effectExtent l="0" t="0" r="317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2679" cy="1622708"/>
                          </a:xfrm>
                          <a:prstGeom prst="rect">
                            <a:avLst/>
                          </a:prstGeom>
                        </pic:spPr>
                      </pic:pic>
                    </a:graphicData>
                  </a:graphic>
                </wp:inline>
              </w:drawing>
            </w:r>
          </w:p>
        </w:tc>
        <w:tc>
          <w:tcPr>
            <w:tcW w:w="4366" w:type="dxa"/>
          </w:tcPr>
          <w:p w14:paraId="7EADDD76" w14:textId="77777777" w:rsidR="00A00F14" w:rsidRPr="003603C3" w:rsidRDefault="00A00F14" w:rsidP="00834C77">
            <w:pPr>
              <w:spacing w:line="276" w:lineRule="auto"/>
              <w:jc w:val="both"/>
              <w:rPr>
                <w:sz w:val="20"/>
                <w:szCs w:val="20"/>
              </w:rPr>
            </w:pPr>
            <w:r w:rsidRPr="003603C3">
              <w:rPr>
                <w:sz w:val="20"/>
                <w:szCs w:val="20"/>
              </w:rPr>
              <w:t xml:space="preserve">La mayor parte del trabajo realizado por los ingenieros comienza cuando está lista una compilación jugable de la aplicación. Esto a veces se denomina </w:t>
            </w:r>
            <w:r w:rsidRPr="003603C3">
              <w:rPr>
                <w:b/>
                <w:sz w:val="20"/>
                <w:szCs w:val="20"/>
              </w:rPr>
              <w:t>prueba alfa de videojuegos</w:t>
            </w:r>
            <w:r w:rsidRPr="003603C3">
              <w:rPr>
                <w:sz w:val="20"/>
                <w:szCs w:val="20"/>
              </w:rPr>
              <w:t xml:space="preserve">. </w:t>
            </w:r>
          </w:p>
          <w:p w14:paraId="35BE602F" w14:textId="77777777" w:rsidR="00A00F14" w:rsidRPr="003603C3" w:rsidRDefault="00A00F14" w:rsidP="00834C77">
            <w:pPr>
              <w:spacing w:line="276" w:lineRule="auto"/>
              <w:jc w:val="both"/>
              <w:rPr>
                <w:sz w:val="20"/>
                <w:szCs w:val="20"/>
              </w:rPr>
            </w:pPr>
          </w:p>
          <w:p w14:paraId="09CC9957" w14:textId="6F15E350" w:rsidR="00A00F14" w:rsidRPr="003603C3" w:rsidRDefault="00A00F14" w:rsidP="00834C77">
            <w:pPr>
              <w:spacing w:line="276" w:lineRule="auto"/>
              <w:jc w:val="both"/>
              <w:rPr>
                <w:sz w:val="20"/>
                <w:szCs w:val="20"/>
              </w:rPr>
            </w:pPr>
            <w:r w:rsidRPr="003603C3">
              <w:rPr>
                <w:sz w:val="20"/>
                <w:szCs w:val="20"/>
              </w:rPr>
              <w:t>La revisión se lleva a cabo dentro de los límites de una empresa, con el objetivo de solucionar la mayoría de los problemas y brindar una experiencia de juego completa y de alta calidad</w:t>
            </w:r>
            <w:commentRangeEnd w:id="98"/>
            <w:r w:rsidR="00876CB3" w:rsidRPr="003603C3">
              <w:rPr>
                <w:rStyle w:val="Refdecomentario"/>
                <w:sz w:val="20"/>
                <w:szCs w:val="20"/>
              </w:rPr>
              <w:commentReference w:id="98"/>
            </w:r>
          </w:p>
        </w:tc>
      </w:tr>
    </w:tbl>
    <w:p w14:paraId="48F0BC31" w14:textId="77777777" w:rsidR="00A00F14" w:rsidRPr="003603C3" w:rsidRDefault="00A00F14" w:rsidP="00834C77">
      <w:pPr>
        <w:ind w:left="850"/>
        <w:jc w:val="both"/>
        <w:rPr>
          <w:sz w:val="20"/>
          <w:szCs w:val="20"/>
        </w:rPr>
      </w:pPr>
    </w:p>
    <w:p w14:paraId="6D835C42" w14:textId="77777777" w:rsidR="00140A16" w:rsidRPr="003603C3" w:rsidRDefault="00140A16" w:rsidP="00140A16">
      <w:pPr>
        <w:jc w:val="both"/>
        <w:rPr>
          <w:sz w:val="20"/>
          <w:szCs w:val="20"/>
        </w:rPr>
      </w:pPr>
    </w:p>
    <w:p w14:paraId="00000149" w14:textId="66E6FDDB" w:rsidR="00F57640" w:rsidRPr="003603C3" w:rsidRDefault="00EC7AD0" w:rsidP="00140A16">
      <w:pPr>
        <w:jc w:val="both"/>
        <w:rPr>
          <w:sz w:val="20"/>
          <w:szCs w:val="20"/>
        </w:rPr>
      </w:pPr>
      <w:r w:rsidRPr="003603C3">
        <w:rPr>
          <w:sz w:val="20"/>
          <w:szCs w:val="20"/>
        </w:rPr>
        <w:t>Algunas compañías optan por agregar también juegos de prueba beta al expediente. Con este enfoque, se pide a personas ajenas a la empresa que realicen una vista previa y una prueba beta de los juegos y lanzamientos de PC en otras plataformas (las consolas también son comunes). Esto brinda una comprensión mucho mejor de la impresión general que se puede esperar de los jugadores que la que una empresa podría obtener de unos pocos ingenieros de control de calidad.</w:t>
      </w:r>
    </w:p>
    <w:p w14:paraId="0000014A" w14:textId="77777777" w:rsidR="00F57640" w:rsidRPr="003603C3" w:rsidRDefault="00F57640" w:rsidP="00834C77">
      <w:pPr>
        <w:ind w:left="850"/>
        <w:jc w:val="both"/>
        <w:rPr>
          <w:sz w:val="20"/>
          <w:szCs w:val="20"/>
        </w:rPr>
      </w:pPr>
    </w:p>
    <w:p w14:paraId="0000014C" w14:textId="0BC819E0" w:rsidR="00F57640" w:rsidRPr="003603C3" w:rsidRDefault="00EC7AD0" w:rsidP="00F9672B">
      <w:pPr>
        <w:rPr>
          <w:b/>
          <w:sz w:val="20"/>
          <w:szCs w:val="20"/>
        </w:rPr>
      </w:pPr>
      <w:r w:rsidRPr="003603C3">
        <w:rPr>
          <w:b/>
          <w:sz w:val="20"/>
          <w:szCs w:val="20"/>
        </w:rPr>
        <w:t xml:space="preserve">1.6. </w:t>
      </w:r>
      <w:del w:id="99" w:author="Usuario" w:date="2022-12-28T18:43:00Z">
        <w:r w:rsidRPr="003603C3" w:rsidDel="009722F5">
          <w:rPr>
            <w:b/>
            <w:sz w:val="20"/>
            <w:szCs w:val="20"/>
          </w:rPr>
          <w:delText xml:space="preserve"> </w:delText>
        </w:r>
      </w:del>
      <w:r w:rsidRPr="003603C3">
        <w:rPr>
          <w:b/>
          <w:sz w:val="20"/>
          <w:szCs w:val="20"/>
        </w:rPr>
        <w:t>Métricas clave de las pruebas funcionales de control de calidad</w:t>
      </w:r>
    </w:p>
    <w:p w14:paraId="16955A01" w14:textId="77777777" w:rsidR="000C27B2" w:rsidRPr="003603C3" w:rsidRDefault="000C27B2" w:rsidP="00834C77">
      <w:pPr>
        <w:ind w:left="425"/>
        <w:rPr>
          <w:sz w:val="20"/>
          <w:szCs w:val="20"/>
        </w:rPr>
      </w:pPr>
    </w:p>
    <w:p w14:paraId="296FF8D1" w14:textId="77777777" w:rsidR="00305BBC" w:rsidRPr="003603C3" w:rsidRDefault="00EC7AD0" w:rsidP="00140A16">
      <w:pPr>
        <w:spacing w:after="160"/>
        <w:jc w:val="both"/>
        <w:rPr>
          <w:sz w:val="20"/>
          <w:szCs w:val="20"/>
        </w:rPr>
      </w:pPr>
      <w:r w:rsidRPr="003603C3">
        <w:rPr>
          <w:sz w:val="20"/>
          <w:szCs w:val="20"/>
        </w:rPr>
        <w:t xml:space="preserve">La retroalimentación sobre la calidad del juego no es algo formulado ampliamente como "El juego funciona sin problemas". Incluye cifras concretas, estadísticas y terminología que ofrece información mucho más útil. </w:t>
      </w:r>
    </w:p>
    <w:p w14:paraId="6377362D" w14:textId="77777777" w:rsidR="00140A16" w:rsidRPr="003603C3" w:rsidRDefault="00140A16" w:rsidP="00140A16">
      <w:pPr>
        <w:spacing w:after="160"/>
        <w:jc w:val="both"/>
        <w:rPr>
          <w:sz w:val="20"/>
          <w:szCs w:val="20"/>
        </w:rPr>
      </w:pPr>
    </w:p>
    <w:p w14:paraId="6F665342" w14:textId="77777777" w:rsidR="00140A16" w:rsidRPr="003603C3" w:rsidRDefault="00140A16" w:rsidP="00140A16">
      <w:pPr>
        <w:spacing w:after="160"/>
        <w:jc w:val="both"/>
        <w:rPr>
          <w:sz w:val="20"/>
          <w:szCs w:val="20"/>
        </w:rPr>
      </w:pPr>
    </w:p>
    <w:p w14:paraId="4394EEEE" w14:textId="77777777" w:rsidR="00140A16" w:rsidRPr="003603C3" w:rsidRDefault="00140A16" w:rsidP="00140A16">
      <w:pPr>
        <w:spacing w:after="160"/>
        <w:jc w:val="both"/>
        <w:rPr>
          <w:sz w:val="20"/>
          <w:szCs w:val="20"/>
        </w:rPr>
      </w:pPr>
    </w:p>
    <w:p w14:paraId="0000014D" w14:textId="27029738" w:rsidR="00F57640" w:rsidRPr="003603C3" w:rsidRDefault="00EC7AD0" w:rsidP="00140A16">
      <w:pPr>
        <w:spacing w:after="160"/>
        <w:jc w:val="both"/>
        <w:rPr>
          <w:sz w:val="20"/>
          <w:szCs w:val="20"/>
        </w:rPr>
      </w:pPr>
      <w:r w:rsidRPr="003603C3">
        <w:rPr>
          <w:sz w:val="20"/>
          <w:szCs w:val="20"/>
        </w:rPr>
        <w:t>Repasemos algunas de las métricas clave de control de calidad del juego:</w:t>
      </w:r>
    </w:p>
    <w:tbl>
      <w:tblPr>
        <w:tblStyle w:val="Tablaconcuadrcula"/>
        <w:tblW w:w="0" w:type="auto"/>
        <w:jc w:val="center"/>
        <w:tblLook w:val="04A0" w:firstRow="1" w:lastRow="0" w:firstColumn="1" w:lastColumn="0" w:noHBand="0" w:noVBand="1"/>
      </w:tblPr>
      <w:tblGrid>
        <w:gridCol w:w="7072"/>
      </w:tblGrid>
      <w:tr w:rsidR="00305BBC" w:rsidRPr="003603C3" w14:paraId="1B2B89B6" w14:textId="77777777" w:rsidTr="00F95FED">
        <w:trPr>
          <w:trHeight w:val="196"/>
          <w:jc w:val="center"/>
        </w:trPr>
        <w:tc>
          <w:tcPr>
            <w:tcW w:w="7072" w:type="dxa"/>
            <w:shd w:val="clear" w:color="auto" w:fill="FBD4B4" w:themeFill="accent6" w:themeFillTint="66"/>
          </w:tcPr>
          <w:p w14:paraId="37A566F6" w14:textId="77777777" w:rsidR="00305BBC" w:rsidRPr="003603C3" w:rsidRDefault="00305BBC" w:rsidP="00834C77">
            <w:pPr>
              <w:spacing w:line="276" w:lineRule="auto"/>
              <w:jc w:val="center"/>
              <w:rPr>
                <w:b/>
                <w:sz w:val="20"/>
                <w:szCs w:val="20"/>
              </w:rPr>
            </w:pPr>
            <w:commentRangeStart w:id="100"/>
          </w:p>
          <w:p w14:paraId="5F6BAC1B" w14:textId="21E55A0C" w:rsidR="00305BBC" w:rsidRPr="003603C3" w:rsidRDefault="00305BBC" w:rsidP="00834C77">
            <w:pPr>
              <w:spacing w:line="276" w:lineRule="auto"/>
              <w:jc w:val="center"/>
              <w:rPr>
                <w:b/>
                <w:sz w:val="20"/>
                <w:szCs w:val="20"/>
              </w:rPr>
            </w:pPr>
            <w:r w:rsidRPr="003603C3">
              <w:rPr>
                <w:b/>
                <w:sz w:val="20"/>
                <w:szCs w:val="20"/>
              </w:rPr>
              <w:t>Tarjetas animadas</w:t>
            </w:r>
          </w:p>
          <w:p w14:paraId="40B65F40" w14:textId="33977426" w:rsidR="00305BBC" w:rsidRPr="003603C3" w:rsidRDefault="00305BBC" w:rsidP="00834C77">
            <w:pPr>
              <w:spacing w:after="160" w:line="276" w:lineRule="auto"/>
              <w:jc w:val="center"/>
              <w:rPr>
                <w:sz w:val="20"/>
                <w:szCs w:val="20"/>
              </w:rPr>
            </w:pPr>
            <w:del w:id="101" w:author="Usuario" w:date="2022-12-28T17:30:00Z">
              <w:r w:rsidRPr="003603C3" w:rsidDel="0081780B">
                <w:rPr>
                  <w:sz w:val="20"/>
                  <w:szCs w:val="20"/>
                </w:rPr>
                <w:delText xml:space="preserve">Anexo: </w:delText>
              </w:r>
            </w:del>
            <w:r w:rsidRPr="003603C3">
              <w:rPr>
                <w:sz w:val="20"/>
                <w:szCs w:val="20"/>
              </w:rPr>
              <w:t>CF011_1.6_TarjetasAnimadas_Metricas_pruebas_funcionales</w:t>
            </w:r>
            <w:commentRangeEnd w:id="100"/>
            <w:r w:rsidRPr="003603C3">
              <w:rPr>
                <w:rStyle w:val="Refdecomentario"/>
                <w:sz w:val="20"/>
                <w:szCs w:val="20"/>
              </w:rPr>
              <w:commentReference w:id="100"/>
            </w:r>
          </w:p>
          <w:p w14:paraId="2F70F31E" w14:textId="77777777" w:rsidR="00305BBC" w:rsidRPr="003603C3" w:rsidRDefault="00305BBC" w:rsidP="00834C77">
            <w:pPr>
              <w:spacing w:line="276" w:lineRule="auto"/>
              <w:rPr>
                <w:sz w:val="20"/>
                <w:szCs w:val="20"/>
              </w:rPr>
            </w:pPr>
          </w:p>
        </w:tc>
      </w:tr>
    </w:tbl>
    <w:p w14:paraId="00000158" w14:textId="52923068" w:rsidR="00F57640" w:rsidRPr="003603C3" w:rsidRDefault="00F57640" w:rsidP="00834C77">
      <w:pPr>
        <w:jc w:val="both"/>
        <w:rPr>
          <w:sz w:val="20"/>
          <w:szCs w:val="20"/>
        </w:rPr>
      </w:pPr>
    </w:p>
    <w:p w14:paraId="00000159" w14:textId="77777777" w:rsidR="00F57640" w:rsidRPr="003603C3" w:rsidRDefault="00F57640" w:rsidP="00834C77">
      <w:pPr>
        <w:ind w:left="1133"/>
        <w:jc w:val="both"/>
        <w:rPr>
          <w:sz w:val="20"/>
          <w:szCs w:val="20"/>
        </w:rPr>
      </w:pPr>
    </w:p>
    <w:p w14:paraId="0000015A" w14:textId="4290ED57" w:rsidR="00F57640" w:rsidRPr="003603C3" w:rsidRDefault="00EC7AD0" w:rsidP="00F9672B">
      <w:pPr>
        <w:rPr>
          <w:b/>
          <w:sz w:val="20"/>
          <w:szCs w:val="20"/>
        </w:rPr>
      </w:pPr>
      <w:r w:rsidRPr="003603C3">
        <w:rPr>
          <w:b/>
          <w:sz w:val="20"/>
          <w:szCs w:val="20"/>
        </w:rPr>
        <w:t xml:space="preserve">1.7. </w:t>
      </w:r>
      <w:del w:id="102" w:author="Usuario" w:date="2022-12-28T18:43:00Z">
        <w:r w:rsidRPr="003603C3" w:rsidDel="009722F5">
          <w:rPr>
            <w:b/>
            <w:sz w:val="20"/>
            <w:szCs w:val="20"/>
          </w:rPr>
          <w:delText xml:space="preserve"> </w:delText>
        </w:r>
      </w:del>
      <w:r w:rsidRPr="003603C3">
        <w:rPr>
          <w:b/>
          <w:sz w:val="20"/>
          <w:szCs w:val="20"/>
        </w:rPr>
        <w:t>Informes de errores</w:t>
      </w:r>
    </w:p>
    <w:p w14:paraId="4CEDEE5C" w14:textId="77777777" w:rsidR="000C27B2" w:rsidRPr="003603C3" w:rsidRDefault="000C27B2" w:rsidP="00834C77">
      <w:pPr>
        <w:ind w:left="425"/>
        <w:rPr>
          <w:b/>
          <w:sz w:val="20"/>
          <w:szCs w:val="20"/>
        </w:rPr>
      </w:pPr>
    </w:p>
    <w:p w14:paraId="62C1DF28" w14:textId="77777777" w:rsidR="00BB1F99" w:rsidRPr="003603C3" w:rsidRDefault="00EC7AD0" w:rsidP="00140A16">
      <w:pPr>
        <w:spacing w:after="160"/>
        <w:jc w:val="both"/>
        <w:rPr>
          <w:sz w:val="20"/>
          <w:szCs w:val="20"/>
        </w:rPr>
      </w:pPr>
      <w:r w:rsidRPr="003603C3">
        <w:rPr>
          <w:sz w:val="20"/>
          <w:szCs w:val="20"/>
        </w:rPr>
        <w:t xml:space="preserve">Los informes de errores son una parte indeleble de la revisión de control de calidad y representan la información/los comentarios recopilados en función de las pruebas de los ingenieros que se pueden utilizar para realizar mejoras adicionales. </w:t>
      </w:r>
    </w:p>
    <w:p w14:paraId="0000015B" w14:textId="429AF273" w:rsidR="00F57640" w:rsidRPr="003603C3" w:rsidRDefault="00EC7AD0" w:rsidP="00140A16">
      <w:pPr>
        <w:spacing w:after="160"/>
        <w:jc w:val="both"/>
        <w:rPr>
          <w:sz w:val="20"/>
          <w:szCs w:val="20"/>
        </w:rPr>
      </w:pPr>
      <w:r w:rsidRPr="003603C3">
        <w:rPr>
          <w:sz w:val="20"/>
          <w:szCs w:val="20"/>
        </w:rPr>
        <w:t>Un informe de error tradicional incluirá los siguientes detalles:</w:t>
      </w:r>
    </w:p>
    <w:p w14:paraId="4D53F55A" w14:textId="28F853CA" w:rsidR="00BB1F99" w:rsidRPr="003603C3" w:rsidRDefault="00BB1F99" w:rsidP="00834C77">
      <w:pPr>
        <w:spacing w:after="160"/>
        <w:ind w:left="850"/>
        <w:jc w:val="both"/>
        <w:rPr>
          <w:sz w:val="20"/>
          <w:szCs w:val="20"/>
        </w:rPr>
      </w:pPr>
    </w:p>
    <w:p w14:paraId="59B33AE8" w14:textId="146D4F24" w:rsidR="00BB1F99" w:rsidRPr="003603C3" w:rsidRDefault="00BB1F99" w:rsidP="00834C77">
      <w:pPr>
        <w:spacing w:after="160"/>
        <w:ind w:left="850"/>
        <w:jc w:val="both"/>
        <w:rPr>
          <w:sz w:val="20"/>
          <w:szCs w:val="20"/>
        </w:rPr>
      </w:pPr>
      <w:r w:rsidRPr="003603C3">
        <w:rPr>
          <w:noProof/>
          <w:sz w:val="20"/>
          <w:szCs w:val="20"/>
          <w:lang w:val="en-US" w:eastAsia="en-US"/>
        </w:rPr>
        <w:drawing>
          <wp:inline distT="0" distB="0" distL="0" distR="0" wp14:anchorId="4081D419" wp14:editId="07B81E58">
            <wp:extent cx="5740400" cy="3276600"/>
            <wp:effectExtent l="0" t="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0000166" w14:textId="77777777" w:rsidR="00F57640" w:rsidRPr="003603C3" w:rsidRDefault="00F57640" w:rsidP="00834C77">
      <w:pPr>
        <w:jc w:val="both"/>
        <w:rPr>
          <w:sz w:val="20"/>
          <w:szCs w:val="20"/>
        </w:rPr>
      </w:pPr>
    </w:p>
    <w:p w14:paraId="00000167" w14:textId="2A61FCDA" w:rsidR="00F57640" w:rsidRPr="003603C3" w:rsidRDefault="00EC7AD0" w:rsidP="00F9672B">
      <w:pPr>
        <w:rPr>
          <w:b/>
          <w:sz w:val="20"/>
          <w:szCs w:val="20"/>
        </w:rPr>
      </w:pPr>
      <w:r w:rsidRPr="003603C3">
        <w:rPr>
          <w:b/>
          <w:sz w:val="20"/>
          <w:szCs w:val="20"/>
        </w:rPr>
        <w:t>1.8.</w:t>
      </w:r>
      <w:del w:id="103" w:author="Usuario" w:date="2022-12-28T18:44:00Z">
        <w:r w:rsidRPr="003603C3" w:rsidDel="009722F5">
          <w:rPr>
            <w:b/>
            <w:sz w:val="20"/>
            <w:szCs w:val="20"/>
          </w:rPr>
          <w:delText xml:space="preserve"> </w:delText>
        </w:r>
      </w:del>
      <w:r w:rsidRPr="003603C3">
        <w:rPr>
          <w:b/>
          <w:sz w:val="20"/>
          <w:szCs w:val="20"/>
        </w:rPr>
        <w:t xml:space="preserve"> Tipos principales de métodos de prueba de juegos</w:t>
      </w:r>
    </w:p>
    <w:p w14:paraId="0C2DF0AB" w14:textId="77777777" w:rsidR="007B1460" w:rsidRPr="003603C3" w:rsidRDefault="007B1460" w:rsidP="00834C77">
      <w:pPr>
        <w:ind w:left="425"/>
        <w:rPr>
          <w:b/>
          <w:color w:val="373737"/>
          <w:sz w:val="20"/>
          <w:szCs w:val="20"/>
        </w:rPr>
      </w:pPr>
    </w:p>
    <w:p w14:paraId="00000168" w14:textId="2A0BC681" w:rsidR="00F57640" w:rsidRPr="003603C3" w:rsidRDefault="00EC7AD0" w:rsidP="00140A16">
      <w:pPr>
        <w:spacing w:after="160"/>
        <w:jc w:val="both"/>
        <w:rPr>
          <w:sz w:val="20"/>
          <w:szCs w:val="20"/>
        </w:rPr>
      </w:pPr>
      <w:r w:rsidRPr="003603C3">
        <w:rPr>
          <w:sz w:val="20"/>
          <w:szCs w:val="20"/>
        </w:rPr>
        <w:t xml:space="preserve">Cada empresa tiene sus propias percepciones sobre qué pruebas son necesarias para un juego, y la lista incluso puede variar de un proyecto a otro. </w:t>
      </w:r>
      <w:r w:rsidR="00F821F9" w:rsidRPr="003603C3">
        <w:rPr>
          <w:sz w:val="20"/>
          <w:szCs w:val="20"/>
        </w:rPr>
        <w:t>Aun</w:t>
      </w:r>
      <w:r w:rsidRPr="003603C3">
        <w:rPr>
          <w:sz w:val="20"/>
          <w:szCs w:val="20"/>
        </w:rPr>
        <w:t xml:space="preserve"> así, podemos delinear las pruebas más comunes, dividiéndolas en funcionales (pruebas de funcionalidad del juego) y no funcionales (asociadas con el rendimiento general y UX)</w:t>
      </w:r>
      <w:r w:rsidR="00140A16" w:rsidRPr="003603C3">
        <w:rPr>
          <w:sz w:val="20"/>
          <w:szCs w:val="20"/>
        </w:rPr>
        <w:t>, veamos esto de una manera más detallada</w:t>
      </w:r>
      <w:r w:rsidRPr="003603C3">
        <w:rPr>
          <w:sz w:val="20"/>
          <w:szCs w:val="20"/>
        </w:rPr>
        <w:t>:</w:t>
      </w:r>
    </w:p>
    <w:tbl>
      <w:tblPr>
        <w:tblStyle w:val="afffe"/>
        <w:tblW w:w="912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0"/>
        <w:gridCol w:w="4311"/>
      </w:tblGrid>
      <w:tr w:rsidR="00F57640" w:rsidRPr="003603C3" w14:paraId="5E5EE033" w14:textId="77777777" w:rsidTr="00F6766E">
        <w:trPr>
          <w:trHeight w:val="288"/>
          <w:jc w:val="center"/>
        </w:trPr>
        <w:tc>
          <w:tcPr>
            <w:tcW w:w="9121" w:type="dxa"/>
            <w:gridSpan w:val="2"/>
            <w:tcBorders>
              <w:top w:val="single" w:sz="8" w:space="0" w:color="FF9900"/>
              <w:left w:val="single" w:sz="8" w:space="0" w:color="FF9900"/>
              <w:bottom w:val="single" w:sz="8" w:space="0" w:color="FF9900"/>
              <w:right w:val="single" w:sz="8" w:space="0" w:color="FF9900"/>
            </w:tcBorders>
            <w:shd w:val="clear" w:color="auto" w:fill="FF9900"/>
            <w:tcMar>
              <w:top w:w="100" w:type="dxa"/>
              <w:left w:w="100" w:type="dxa"/>
              <w:bottom w:w="100" w:type="dxa"/>
              <w:right w:w="100" w:type="dxa"/>
            </w:tcMar>
          </w:tcPr>
          <w:p w14:paraId="0000016A" w14:textId="62DDFF8D" w:rsidR="00F57640" w:rsidRPr="003603C3" w:rsidRDefault="005E4673" w:rsidP="00834C77">
            <w:pPr>
              <w:keepNext/>
              <w:keepLines/>
              <w:pBdr>
                <w:top w:val="nil"/>
                <w:left w:val="nil"/>
                <w:bottom w:val="nil"/>
                <w:right w:val="nil"/>
                <w:between w:val="nil"/>
              </w:pBdr>
              <w:spacing w:before="360" w:after="120" w:line="276" w:lineRule="auto"/>
              <w:jc w:val="center"/>
              <w:rPr>
                <w:color w:val="FFFFFF"/>
                <w:sz w:val="20"/>
                <w:szCs w:val="20"/>
              </w:rPr>
            </w:pPr>
            <w:bookmarkStart w:id="104" w:name="_heading=h.lg11etcbaqwu" w:colFirst="0" w:colLast="0"/>
            <w:bookmarkEnd w:id="104"/>
            <w:r w:rsidRPr="003603C3">
              <w:rPr>
                <w:color w:val="000000" w:themeColor="text1"/>
                <w:sz w:val="20"/>
                <w:szCs w:val="20"/>
              </w:rPr>
              <w:lastRenderedPageBreak/>
              <w:t xml:space="preserve">Principales métodos de </w:t>
            </w:r>
            <w:r w:rsidRPr="003603C3">
              <w:rPr>
                <w:i/>
                <w:color w:val="000000" w:themeColor="text1"/>
                <w:sz w:val="20"/>
                <w:szCs w:val="20"/>
              </w:rPr>
              <w:t>testing</w:t>
            </w:r>
          </w:p>
        </w:tc>
      </w:tr>
      <w:tr w:rsidR="00F57640" w:rsidRPr="003603C3" w14:paraId="78CBF8AA" w14:textId="77777777" w:rsidTr="000858C5">
        <w:trPr>
          <w:trHeight w:val="380"/>
          <w:jc w:val="center"/>
        </w:trPr>
        <w:tc>
          <w:tcPr>
            <w:tcW w:w="4810" w:type="dxa"/>
            <w:vMerge w:val="restart"/>
            <w:tcBorders>
              <w:top w:val="single" w:sz="8" w:space="0" w:color="FF9900"/>
            </w:tcBorders>
            <w:shd w:val="clear" w:color="auto" w:fill="auto"/>
            <w:tcMar>
              <w:top w:w="100" w:type="dxa"/>
              <w:left w:w="100" w:type="dxa"/>
              <w:bottom w:w="100" w:type="dxa"/>
              <w:right w:w="100" w:type="dxa"/>
            </w:tcMar>
          </w:tcPr>
          <w:p w14:paraId="0000016E" w14:textId="77777777" w:rsidR="00F57640" w:rsidRPr="003603C3" w:rsidRDefault="00EC7AD0" w:rsidP="00834C77">
            <w:pPr>
              <w:spacing w:line="276" w:lineRule="auto"/>
              <w:jc w:val="center"/>
              <w:rPr>
                <w:sz w:val="20"/>
                <w:szCs w:val="20"/>
              </w:rPr>
            </w:pPr>
            <w:r w:rsidRPr="003603C3">
              <w:rPr>
                <w:sz w:val="20"/>
                <w:szCs w:val="20"/>
              </w:rPr>
              <w:t>Pruebas funcionales</w:t>
            </w:r>
          </w:p>
          <w:p w14:paraId="0000016F" w14:textId="77777777" w:rsidR="00F57640" w:rsidRPr="003603C3" w:rsidRDefault="00F57640">
            <w:pPr>
              <w:spacing w:line="276" w:lineRule="auto"/>
              <w:jc w:val="both"/>
              <w:rPr>
                <w:b w:val="0"/>
                <w:sz w:val="20"/>
                <w:szCs w:val="20"/>
              </w:rPr>
              <w:pPrChange w:id="105" w:author="Usuario" w:date="2022-12-28T17:33:00Z">
                <w:pPr>
                  <w:spacing w:line="276" w:lineRule="auto"/>
                </w:pPr>
              </w:pPrChange>
            </w:pPr>
          </w:p>
          <w:p w14:paraId="00000171" w14:textId="6F13B623" w:rsidR="00F57640" w:rsidRPr="003603C3" w:rsidRDefault="00EC7AD0">
            <w:pPr>
              <w:pStyle w:val="Prrafodelista"/>
              <w:numPr>
                <w:ilvl w:val="0"/>
                <w:numId w:val="24"/>
              </w:numPr>
              <w:spacing w:line="276" w:lineRule="auto"/>
              <w:jc w:val="both"/>
              <w:rPr>
                <w:b w:val="0"/>
                <w:sz w:val="20"/>
                <w:szCs w:val="20"/>
              </w:rPr>
              <w:pPrChange w:id="106" w:author="Usuario" w:date="2022-12-28T17:33:00Z">
                <w:pPr>
                  <w:pStyle w:val="Prrafodelista"/>
                  <w:numPr>
                    <w:numId w:val="21"/>
                  </w:numPr>
                  <w:spacing w:line="276" w:lineRule="auto"/>
                  <w:ind w:hanging="360"/>
                </w:pPr>
              </w:pPrChange>
            </w:pPr>
            <w:r w:rsidRPr="003603C3">
              <w:rPr>
                <w:sz w:val="20"/>
                <w:szCs w:val="20"/>
              </w:rPr>
              <w:t xml:space="preserve">Componente/módulo </w:t>
            </w:r>
            <w:r w:rsidRPr="003603C3">
              <w:rPr>
                <w:b w:val="0"/>
                <w:sz w:val="20"/>
                <w:szCs w:val="20"/>
              </w:rPr>
              <w:t xml:space="preserve">(comprobación del rendimiento de las unidades de </w:t>
            </w:r>
            <w:r w:rsidRPr="005E4673">
              <w:rPr>
                <w:i/>
                <w:sz w:val="20"/>
                <w:szCs w:val="20"/>
                <w:rPrChange w:id="107" w:author="Usuario" w:date="2022-12-28T17:33:00Z">
                  <w:rPr>
                    <w:sz w:val="20"/>
                    <w:szCs w:val="20"/>
                  </w:rPr>
                </w:rPrChange>
              </w:rPr>
              <w:t>software</w:t>
            </w:r>
            <w:r w:rsidRPr="003603C3">
              <w:rPr>
                <w:b w:val="0"/>
                <w:sz w:val="20"/>
                <w:szCs w:val="20"/>
              </w:rPr>
              <w:t xml:space="preserve"> más pequeñas)</w:t>
            </w:r>
            <w:ins w:id="108" w:author="Usuario" w:date="2022-12-28T17:33:00Z">
              <w:r w:rsidR="005E4673">
                <w:rPr>
                  <w:b w:val="0"/>
                  <w:sz w:val="20"/>
                  <w:szCs w:val="20"/>
                </w:rPr>
                <w:t>.</w:t>
              </w:r>
            </w:ins>
          </w:p>
          <w:p w14:paraId="00000173" w14:textId="623F40AB" w:rsidR="00F57640" w:rsidRPr="003603C3" w:rsidRDefault="00EC7AD0">
            <w:pPr>
              <w:pStyle w:val="Prrafodelista"/>
              <w:numPr>
                <w:ilvl w:val="0"/>
                <w:numId w:val="24"/>
              </w:numPr>
              <w:spacing w:line="276" w:lineRule="auto"/>
              <w:jc w:val="both"/>
              <w:rPr>
                <w:b w:val="0"/>
                <w:sz w:val="20"/>
                <w:szCs w:val="20"/>
              </w:rPr>
              <w:pPrChange w:id="109" w:author="Usuario" w:date="2022-12-28T17:33:00Z">
                <w:pPr>
                  <w:pStyle w:val="Prrafodelista"/>
                  <w:numPr>
                    <w:numId w:val="21"/>
                  </w:numPr>
                  <w:spacing w:line="276" w:lineRule="auto"/>
                  <w:ind w:hanging="360"/>
                </w:pPr>
              </w:pPrChange>
            </w:pPr>
            <w:r w:rsidRPr="003603C3">
              <w:rPr>
                <w:sz w:val="20"/>
                <w:szCs w:val="20"/>
              </w:rPr>
              <w:t xml:space="preserve">Integración </w:t>
            </w:r>
            <w:r w:rsidRPr="003603C3">
              <w:rPr>
                <w:b w:val="0"/>
                <w:sz w:val="20"/>
                <w:szCs w:val="20"/>
              </w:rPr>
              <w:t>(encontrar defectos en interfaces e interacciones de componentes)</w:t>
            </w:r>
            <w:ins w:id="110" w:author="Usuario" w:date="2022-12-28T17:33:00Z">
              <w:r w:rsidR="005E4673">
                <w:rPr>
                  <w:b w:val="0"/>
                  <w:sz w:val="20"/>
                  <w:szCs w:val="20"/>
                </w:rPr>
                <w:t>.</w:t>
              </w:r>
            </w:ins>
          </w:p>
          <w:p w14:paraId="00000175" w14:textId="2FA0C5F3" w:rsidR="00F57640" w:rsidRPr="003603C3" w:rsidRDefault="00EC7AD0">
            <w:pPr>
              <w:pStyle w:val="Prrafodelista"/>
              <w:numPr>
                <w:ilvl w:val="0"/>
                <w:numId w:val="24"/>
              </w:numPr>
              <w:spacing w:line="276" w:lineRule="auto"/>
              <w:jc w:val="both"/>
              <w:rPr>
                <w:sz w:val="20"/>
                <w:szCs w:val="20"/>
              </w:rPr>
              <w:pPrChange w:id="111" w:author="Usuario" w:date="2022-12-28T17:33:00Z">
                <w:pPr>
                  <w:pStyle w:val="Prrafodelista"/>
                  <w:numPr>
                    <w:numId w:val="21"/>
                  </w:numPr>
                  <w:spacing w:line="276" w:lineRule="auto"/>
                  <w:ind w:hanging="360"/>
                </w:pPr>
              </w:pPrChange>
            </w:pPr>
            <w:r w:rsidRPr="003603C3">
              <w:rPr>
                <w:sz w:val="20"/>
                <w:szCs w:val="20"/>
              </w:rPr>
              <w:t>Humo</w:t>
            </w:r>
            <w:r w:rsidR="000858C5" w:rsidRPr="003603C3">
              <w:rPr>
                <w:sz w:val="20"/>
                <w:szCs w:val="20"/>
              </w:rPr>
              <w:t xml:space="preserve"> </w:t>
            </w:r>
            <w:r w:rsidRPr="003603C3">
              <w:rPr>
                <w:b w:val="0"/>
                <w:sz w:val="20"/>
                <w:szCs w:val="20"/>
              </w:rPr>
              <w:t>(determinando la estabilidad de construcción)</w:t>
            </w:r>
            <w:ins w:id="112" w:author="Usuario" w:date="2022-12-28T17:33:00Z">
              <w:r w:rsidR="005E4673">
                <w:rPr>
                  <w:b w:val="0"/>
                  <w:sz w:val="20"/>
                  <w:szCs w:val="20"/>
                </w:rPr>
                <w:t>.</w:t>
              </w:r>
            </w:ins>
          </w:p>
          <w:p w14:paraId="00000177" w14:textId="45D6CF59" w:rsidR="00F57640" w:rsidRPr="003603C3" w:rsidRDefault="00EC7AD0">
            <w:pPr>
              <w:pStyle w:val="Prrafodelista"/>
              <w:numPr>
                <w:ilvl w:val="0"/>
                <w:numId w:val="24"/>
              </w:numPr>
              <w:spacing w:line="276" w:lineRule="auto"/>
              <w:jc w:val="both"/>
              <w:rPr>
                <w:sz w:val="20"/>
                <w:szCs w:val="20"/>
              </w:rPr>
              <w:pPrChange w:id="113" w:author="Usuario" w:date="2022-12-28T17:33:00Z">
                <w:pPr>
                  <w:pStyle w:val="Prrafodelista"/>
                  <w:numPr>
                    <w:numId w:val="21"/>
                  </w:numPr>
                  <w:spacing w:line="276" w:lineRule="auto"/>
                  <w:ind w:hanging="360"/>
                </w:pPr>
              </w:pPrChange>
            </w:pPr>
            <w:r w:rsidRPr="003603C3">
              <w:rPr>
                <w:sz w:val="20"/>
                <w:szCs w:val="20"/>
              </w:rPr>
              <w:t xml:space="preserve">Regresión </w:t>
            </w:r>
            <w:r w:rsidRPr="003603C3">
              <w:rPr>
                <w:b w:val="0"/>
                <w:sz w:val="20"/>
                <w:szCs w:val="20"/>
              </w:rPr>
              <w:t>(verificación de correcciones de errores)</w:t>
            </w:r>
            <w:ins w:id="114" w:author="Usuario" w:date="2022-12-28T17:33:00Z">
              <w:r w:rsidR="005E4673">
                <w:rPr>
                  <w:b w:val="0"/>
                  <w:sz w:val="20"/>
                  <w:szCs w:val="20"/>
                </w:rPr>
                <w:t>.</w:t>
              </w:r>
            </w:ins>
          </w:p>
          <w:p w14:paraId="00000179" w14:textId="5CDD5B87" w:rsidR="00F57640" w:rsidRPr="003603C3" w:rsidRDefault="00EC7AD0">
            <w:pPr>
              <w:pStyle w:val="Prrafodelista"/>
              <w:numPr>
                <w:ilvl w:val="0"/>
                <w:numId w:val="24"/>
              </w:numPr>
              <w:spacing w:line="276" w:lineRule="auto"/>
              <w:jc w:val="both"/>
              <w:rPr>
                <w:sz w:val="20"/>
                <w:szCs w:val="20"/>
              </w:rPr>
              <w:pPrChange w:id="115" w:author="Usuario" w:date="2022-12-28T17:33:00Z">
                <w:pPr>
                  <w:pStyle w:val="Prrafodelista"/>
                  <w:numPr>
                    <w:numId w:val="21"/>
                  </w:numPr>
                  <w:spacing w:line="276" w:lineRule="auto"/>
                  <w:ind w:hanging="360"/>
                </w:pPr>
              </w:pPrChange>
            </w:pPr>
            <w:r w:rsidRPr="003603C3">
              <w:rPr>
                <w:sz w:val="20"/>
                <w:szCs w:val="20"/>
              </w:rPr>
              <w:t xml:space="preserve">Localización </w:t>
            </w:r>
            <w:r w:rsidRPr="003603C3">
              <w:rPr>
                <w:b w:val="0"/>
                <w:sz w:val="20"/>
                <w:szCs w:val="20"/>
              </w:rPr>
              <w:t>(verificación de la consistencia del contenido traducido)</w:t>
            </w:r>
            <w:ins w:id="116" w:author="Usuario" w:date="2022-12-28T17:33:00Z">
              <w:r w:rsidR="005E4673">
                <w:rPr>
                  <w:b w:val="0"/>
                  <w:sz w:val="20"/>
                  <w:szCs w:val="20"/>
                </w:rPr>
                <w:t>.</w:t>
              </w:r>
            </w:ins>
          </w:p>
          <w:p w14:paraId="0000017B" w14:textId="330D2DD9" w:rsidR="00F57640" w:rsidRPr="003603C3" w:rsidRDefault="00EC7AD0">
            <w:pPr>
              <w:pStyle w:val="Prrafodelista"/>
              <w:numPr>
                <w:ilvl w:val="0"/>
                <w:numId w:val="24"/>
              </w:numPr>
              <w:spacing w:line="276" w:lineRule="auto"/>
              <w:jc w:val="both"/>
              <w:rPr>
                <w:sz w:val="20"/>
                <w:szCs w:val="20"/>
              </w:rPr>
              <w:pPrChange w:id="117" w:author="Usuario" w:date="2022-12-28T17:33:00Z">
                <w:pPr>
                  <w:pStyle w:val="Prrafodelista"/>
                  <w:numPr>
                    <w:numId w:val="21"/>
                  </w:numPr>
                  <w:spacing w:line="276" w:lineRule="auto"/>
                  <w:ind w:hanging="360"/>
                </w:pPr>
              </w:pPrChange>
            </w:pPr>
            <w:r w:rsidRPr="003603C3">
              <w:rPr>
                <w:sz w:val="20"/>
                <w:szCs w:val="20"/>
              </w:rPr>
              <w:t>Seguridad y control de acceso</w:t>
            </w:r>
            <w:r w:rsidR="000858C5" w:rsidRPr="003603C3">
              <w:rPr>
                <w:sz w:val="20"/>
                <w:szCs w:val="20"/>
              </w:rPr>
              <w:t xml:space="preserve"> </w:t>
            </w:r>
            <w:r w:rsidRPr="003603C3">
              <w:rPr>
                <w:b w:val="0"/>
                <w:sz w:val="20"/>
                <w:szCs w:val="20"/>
              </w:rPr>
              <w:t>(identificación de vulnerabilidades y verificación de permisos de usuarios)</w:t>
            </w:r>
            <w:ins w:id="118" w:author="Usuario" w:date="2022-12-28T17:33:00Z">
              <w:r w:rsidR="005E4673">
                <w:rPr>
                  <w:b w:val="0"/>
                  <w:sz w:val="20"/>
                  <w:szCs w:val="20"/>
                </w:rPr>
                <w:t>.</w:t>
              </w:r>
            </w:ins>
          </w:p>
        </w:tc>
        <w:tc>
          <w:tcPr>
            <w:tcW w:w="4311" w:type="dxa"/>
            <w:vMerge w:val="restart"/>
            <w:tcBorders>
              <w:top w:val="single" w:sz="8" w:space="0" w:color="FF9900"/>
            </w:tcBorders>
            <w:shd w:val="clear" w:color="auto" w:fill="auto"/>
            <w:tcMar>
              <w:top w:w="100" w:type="dxa"/>
              <w:left w:w="100" w:type="dxa"/>
              <w:bottom w:w="100" w:type="dxa"/>
              <w:right w:w="100" w:type="dxa"/>
            </w:tcMar>
          </w:tcPr>
          <w:p w14:paraId="0000017D" w14:textId="77777777" w:rsidR="00F57640" w:rsidRPr="003603C3" w:rsidRDefault="00EC7AD0" w:rsidP="00834C77">
            <w:pPr>
              <w:pStyle w:val="Prrafodelista"/>
              <w:spacing w:line="276" w:lineRule="auto"/>
              <w:ind w:left="360"/>
              <w:rPr>
                <w:sz w:val="20"/>
                <w:szCs w:val="20"/>
              </w:rPr>
            </w:pPr>
            <w:r w:rsidRPr="003603C3">
              <w:rPr>
                <w:sz w:val="20"/>
                <w:szCs w:val="20"/>
              </w:rPr>
              <w:t>Pruebas no funcionales</w:t>
            </w:r>
          </w:p>
          <w:p w14:paraId="0000017E" w14:textId="77777777" w:rsidR="00F57640" w:rsidRPr="003603C3" w:rsidRDefault="00F57640" w:rsidP="00834C77">
            <w:pPr>
              <w:spacing w:line="276" w:lineRule="auto"/>
              <w:rPr>
                <w:b w:val="0"/>
                <w:sz w:val="20"/>
                <w:szCs w:val="20"/>
              </w:rPr>
            </w:pPr>
          </w:p>
          <w:p w14:paraId="00000180" w14:textId="1D1A06A5" w:rsidR="00F57640" w:rsidRPr="003603C3" w:rsidRDefault="00EC7AD0">
            <w:pPr>
              <w:pStyle w:val="Prrafodelista"/>
              <w:numPr>
                <w:ilvl w:val="0"/>
                <w:numId w:val="25"/>
              </w:numPr>
              <w:spacing w:line="276" w:lineRule="auto"/>
              <w:jc w:val="both"/>
              <w:rPr>
                <w:b w:val="0"/>
                <w:sz w:val="20"/>
                <w:szCs w:val="20"/>
              </w:rPr>
              <w:pPrChange w:id="119" w:author="Usuario" w:date="2022-12-28T17:33:00Z">
                <w:pPr>
                  <w:pStyle w:val="Prrafodelista"/>
                  <w:numPr>
                    <w:numId w:val="22"/>
                  </w:numPr>
                  <w:spacing w:line="276" w:lineRule="auto"/>
                  <w:ind w:left="360" w:hanging="360"/>
                </w:pPr>
              </w:pPrChange>
            </w:pPr>
            <w:r w:rsidRPr="003603C3">
              <w:rPr>
                <w:sz w:val="20"/>
                <w:szCs w:val="20"/>
              </w:rPr>
              <w:t xml:space="preserve">Rendimiento </w:t>
            </w:r>
            <w:r w:rsidRPr="003603C3">
              <w:rPr>
                <w:b w:val="0"/>
                <w:sz w:val="20"/>
                <w:szCs w:val="20"/>
              </w:rPr>
              <w:t>(velocidad de carga del juego en tiempo real)</w:t>
            </w:r>
            <w:ins w:id="120" w:author="Usuario" w:date="2022-12-28T17:33:00Z">
              <w:r w:rsidR="005E4673">
                <w:rPr>
                  <w:b w:val="0"/>
                  <w:sz w:val="20"/>
                  <w:szCs w:val="20"/>
                </w:rPr>
                <w:t>.</w:t>
              </w:r>
            </w:ins>
          </w:p>
          <w:p w14:paraId="00000182" w14:textId="0A7D9787" w:rsidR="00F57640" w:rsidRPr="003603C3" w:rsidRDefault="00EC7AD0">
            <w:pPr>
              <w:pStyle w:val="Prrafodelista"/>
              <w:numPr>
                <w:ilvl w:val="0"/>
                <w:numId w:val="25"/>
              </w:numPr>
              <w:spacing w:line="276" w:lineRule="auto"/>
              <w:jc w:val="both"/>
              <w:rPr>
                <w:sz w:val="20"/>
                <w:szCs w:val="20"/>
              </w:rPr>
              <w:pPrChange w:id="121" w:author="Usuario" w:date="2022-12-28T17:33:00Z">
                <w:pPr>
                  <w:pStyle w:val="Prrafodelista"/>
                  <w:numPr>
                    <w:numId w:val="22"/>
                  </w:numPr>
                  <w:spacing w:line="276" w:lineRule="auto"/>
                  <w:ind w:left="360" w:hanging="360"/>
                </w:pPr>
              </w:pPrChange>
            </w:pPr>
            <w:r w:rsidRPr="003603C3">
              <w:rPr>
                <w:sz w:val="20"/>
                <w:szCs w:val="20"/>
              </w:rPr>
              <w:t>Carga/Estrés</w:t>
            </w:r>
            <w:r w:rsidR="000858C5" w:rsidRPr="003603C3">
              <w:rPr>
                <w:sz w:val="20"/>
                <w:szCs w:val="20"/>
              </w:rPr>
              <w:t xml:space="preserve"> </w:t>
            </w:r>
            <w:r w:rsidRPr="003603C3">
              <w:rPr>
                <w:b w:val="0"/>
                <w:sz w:val="20"/>
                <w:szCs w:val="20"/>
              </w:rPr>
              <w:t>(comprobación del rendimiento en condiciones de gran actividad/tráfico de usuarios)</w:t>
            </w:r>
            <w:ins w:id="122" w:author="Usuario" w:date="2022-12-28T17:33:00Z">
              <w:r w:rsidR="005E4673">
                <w:rPr>
                  <w:b w:val="0"/>
                  <w:sz w:val="20"/>
                  <w:szCs w:val="20"/>
                </w:rPr>
                <w:t>.</w:t>
              </w:r>
            </w:ins>
          </w:p>
          <w:p w14:paraId="00000184" w14:textId="0F2AC746" w:rsidR="00F57640" w:rsidRPr="003603C3" w:rsidRDefault="00EC7AD0">
            <w:pPr>
              <w:pStyle w:val="Prrafodelista"/>
              <w:numPr>
                <w:ilvl w:val="0"/>
                <w:numId w:val="25"/>
              </w:numPr>
              <w:spacing w:line="276" w:lineRule="auto"/>
              <w:jc w:val="both"/>
              <w:rPr>
                <w:sz w:val="20"/>
                <w:szCs w:val="20"/>
              </w:rPr>
              <w:pPrChange w:id="123" w:author="Usuario" w:date="2022-12-28T17:33:00Z">
                <w:pPr>
                  <w:pStyle w:val="Prrafodelista"/>
                  <w:numPr>
                    <w:numId w:val="22"/>
                  </w:numPr>
                  <w:spacing w:line="276" w:lineRule="auto"/>
                  <w:ind w:left="360" w:hanging="360"/>
                </w:pPr>
              </w:pPrChange>
            </w:pPr>
            <w:r w:rsidRPr="003603C3">
              <w:rPr>
                <w:color w:val="000000" w:themeColor="text1"/>
                <w:sz w:val="20"/>
                <w:szCs w:val="20"/>
              </w:rPr>
              <w:t xml:space="preserve">Instalación </w:t>
            </w:r>
            <w:r w:rsidRPr="003603C3">
              <w:rPr>
                <w:b w:val="0"/>
                <w:sz w:val="20"/>
                <w:szCs w:val="20"/>
              </w:rPr>
              <w:t>(qué tan bien se guarda el juego en diferentes dispositivos)</w:t>
            </w:r>
            <w:ins w:id="124" w:author="Usuario" w:date="2022-12-28T17:33:00Z">
              <w:r w:rsidR="005E4673">
                <w:rPr>
                  <w:b w:val="0"/>
                  <w:sz w:val="20"/>
                  <w:szCs w:val="20"/>
                </w:rPr>
                <w:t>.</w:t>
              </w:r>
            </w:ins>
          </w:p>
          <w:p w14:paraId="00000186" w14:textId="772B88DD" w:rsidR="00F57640" w:rsidRPr="003603C3" w:rsidRDefault="000858C5">
            <w:pPr>
              <w:pStyle w:val="Prrafodelista"/>
              <w:numPr>
                <w:ilvl w:val="0"/>
                <w:numId w:val="25"/>
              </w:numPr>
              <w:spacing w:line="276" w:lineRule="auto"/>
              <w:jc w:val="both"/>
              <w:rPr>
                <w:b w:val="0"/>
                <w:sz w:val="20"/>
                <w:szCs w:val="20"/>
              </w:rPr>
              <w:pPrChange w:id="125" w:author="Usuario" w:date="2022-12-28T17:33:00Z">
                <w:pPr>
                  <w:pStyle w:val="Prrafodelista"/>
                  <w:numPr>
                    <w:numId w:val="22"/>
                  </w:numPr>
                  <w:spacing w:line="276" w:lineRule="auto"/>
                  <w:ind w:left="360" w:hanging="360"/>
                </w:pPr>
              </w:pPrChange>
            </w:pPr>
            <w:r w:rsidRPr="003603C3">
              <w:rPr>
                <w:sz w:val="20"/>
                <w:szCs w:val="20"/>
              </w:rPr>
              <w:t xml:space="preserve">Usabilidad </w:t>
            </w:r>
            <w:r w:rsidR="00EC7AD0" w:rsidRPr="003603C3">
              <w:rPr>
                <w:b w:val="0"/>
                <w:sz w:val="20"/>
                <w:szCs w:val="20"/>
              </w:rPr>
              <w:t>(conveniencia de los mecanismos de juego)</w:t>
            </w:r>
            <w:ins w:id="126" w:author="Usuario" w:date="2022-12-28T17:33:00Z">
              <w:r w:rsidR="005E4673">
                <w:rPr>
                  <w:b w:val="0"/>
                  <w:sz w:val="20"/>
                  <w:szCs w:val="20"/>
                </w:rPr>
                <w:t>.</w:t>
              </w:r>
            </w:ins>
          </w:p>
          <w:p w14:paraId="00000188" w14:textId="5C2E8E94" w:rsidR="00F57640" w:rsidRPr="003603C3" w:rsidRDefault="00EC7AD0">
            <w:pPr>
              <w:pStyle w:val="Prrafodelista"/>
              <w:numPr>
                <w:ilvl w:val="0"/>
                <w:numId w:val="25"/>
              </w:numPr>
              <w:spacing w:line="276" w:lineRule="auto"/>
              <w:jc w:val="both"/>
              <w:rPr>
                <w:b w:val="0"/>
                <w:sz w:val="20"/>
                <w:szCs w:val="20"/>
              </w:rPr>
              <w:pPrChange w:id="127" w:author="Usuario" w:date="2022-12-28T17:33:00Z">
                <w:pPr>
                  <w:pStyle w:val="Prrafodelista"/>
                  <w:numPr>
                    <w:numId w:val="22"/>
                  </w:numPr>
                  <w:spacing w:line="276" w:lineRule="auto"/>
                  <w:ind w:left="360" w:hanging="360"/>
                </w:pPr>
              </w:pPrChange>
            </w:pPr>
            <w:r w:rsidRPr="003603C3">
              <w:rPr>
                <w:sz w:val="20"/>
                <w:szCs w:val="20"/>
              </w:rPr>
              <w:t>Recuperación</w:t>
            </w:r>
            <w:r w:rsidR="000858C5" w:rsidRPr="003603C3">
              <w:rPr>
                <w:b w:val="0"/>
                <w:sz w:val="20"/>
                <w:szCs w:val="20"/>
              </w:rPr>
              <w:t xml:space="preserve"> </w:t>
            </w:r>
            <w:r w:rsidRPr="003603C3">
              <w:rPr>
                <w:b w:val="0"/>
                <w:sz w:val="20"/>
                <w:szCs w:val="20"/>
              </w:rPr>
              <w:t>(cómo funciona la aplicación después de fallar)</w:t>
            </w:r>
            <w:ins w:id="128" w:author="Usuario" w:date="2022-12-28T17:33:00Z">
              <w:r w:rsidR="005E4673">
                <w:rPr>
                  <w:b w:val="0"/>
                  <w:sz w:val="20"/>
                  <w:szCs w:val="20"/>
                </w:rPr>
                <w:t>.</w:t>
              </w:r>
            </w:ins>
          </w:p>
        </w:tc>
      </w:tr>
      <w:tr w:rsidR="00F57640" w:rsidRPr="003603C3" w14:paraId="440F806D" w14:textId="77777777" w:rsidTr="000858C5">
        <w:trPr>
          <w:trHeight w:val="380"/>
          <w:jc w:val="center"/>
        </w:trPr>
        <w:tc>
          <w:tcPr>
            <w:tcW w:w="4810" w:type="dxa"/>
            <w:vMerge/>
            <w:tcBorders>
              <w:top w:val="single" w:sz="8" w:space="0" w:color="FF9900"/>
            </w:tcBorders>
            <w:shd w:val="clear" w:color="auto" w:fill="auto"/>
            <w:tcMar>
              <w:top w:w="100" w:type="dxa"/>
              <w:left w:w="100" w:type="dxa"/>
              <w:bottom w:w="100" w:type="dxa"/>
              <w:right w:w="100" w:type="dxa"/>
            </w:tcMar>
          </w:tcPr>
          <w:p w14:paraId="0000018A" w14:textId="77777777" w:rsidR="00F57640" w:rsidRPr="003603C3" w:rsidRDefault="00F57640" w:rsidP="00834C77">
            <w:pPr>
              <w:widowControl w:val="0"/>
              <w:pBdr>
                <w:top w:val="nil"/>
                <w:left w:val="nil"/>
                <w:bottom w:val="nil"/>
                <w:right w:val="nil"/>
                <w:between w:val="nil"/>
              </w:pBdr>
              <w:spacing w:line="276" w:lineRule="auto"/>
              <w:rPr>
                <w:sz w:val="20"/>
                <w:szCs w:val="20"/>
              </w:rPr>
            </w:pPr>
          </w:p>
        </w:tc>
        <w:tc>
          <w:tcPr>
            <w:tcW w:w="4311" w:type="dxa"/>
            <w:vMerge/>
            <w:tcBorders>
              <w:top w:val="single" w:sz="8" w:space="0" w:color="FF9900"/>
            </w:tcBorders>
            <w:shd w:val="clear" w:color="auto" w:fill="auto"/>
            <w:tcMar>
              <w:top w:w="100" w:type="dxa"/>
              <w:left w:w="100" w:type="dxa"/>
              <w:bottom w:w="100" w:type="dxa"/>
              <w:right w:w="100" w:type="dxa"/>
            </w:tcMar>
          </w:tcPr>
          <w:p w14:paraId="0000018C" w14:textId="77777777" w:rsidR="00F57640" w:rsidRPr="003603C3" w:rsidRDefault="00F57640" w:rsidP="00834C77">
            <w:pPr>
              <w:widowControl w:val="0"/>
              <w:pBdr>
                <w:top w:val="nil"/>
                <w:left w:val="nil"/>
                <w:bottom w:val="nil"/>
                <w:right w:val="nil"/>
                <w:between w:val="nil"/>
              </w:pBdr>
              <w:spacing w:line="276" w:lineRule="auto"/>
              <w:rPr>
                <w:sz w:val="20"/>
                <w:szCs w:val="20"/>
              </w:rPr>
            </w:pPr>
          </w:p>
        </w:tc>
      </w:tr>
      <w:tr w:rsidR="00F57640" w:rsidRPr="003603C3" w14:paraId="21BEBA61" w14:textId="77777777" w:rsidTr="000858C5">
        <w:trPr>
          <w:trHeight w:val="380"/>
          <w:jc w:val="center"/>
        </w:trPr>
        <w:tc>
          <w:tcPr>
            <w:tcW w:w="4810" w:type="dxa"/>
            <w:vMerge/>
            <w:tcBorders>
              <w:top w:val="single" w:sz="8" w:space="0" w:color="FF9900"/>
            </w:tcBorders>
            <w:shd w:val="clear" w:color="auto" w:fill="auto"/>
            <w:tcMar>
              <w:top w:w="100" w:type="dxa"/>
              <w:left w:w="100" w:type="dxa"/>
              <w:bottom w:w="100" w:type="dxa"/>
              <w:right w:w="100" w:type="dxa"/>
            </w:tcMar>
          </w:tcPr>
          <w:p w14:paraId="0000018E" w14:textId="77777777" w:rsidR="00F57640" w:rsidRPr="003603C3" w:rsidRDefault="00F57640" w:rsidP="00834C77">
            <w:pPr>
              <w:widowControl w:val="0"/>
              <w:pBdr>
                <w:top w:val="nil"/>
                <w:left w:val="nil"/>
                <w:bottom w:val="nil"/>
                <w:right w:val="nil"/>
                <w:between w:val="nil"/>
              </w:pBdr>
              <w:spacing w:line="276" w:lineRule="auto"/>
              <w:rPr>
                <w:sz w:val="20"/>
                <w:szCs w:val="20"/>
              </w:rPr>
            </w:pPr>
          </w:p>
        </w:tc>
        <w:tc>
          <w:tcPr>
            <w:tcW w:w="4311" w:type="dxa"/>
            <w:vMerge/>
            <w:tcBorders>
              <w:top w:val="single" w:sz="8" w:space="0" w:color="FF9900"/>
            </w:tcBorders>
            <w:shd w:val="clear" w:color="auto" w:fill="auto"/>
            <w:tcMar>
              <w:top w:w="100" w:type="dxa"/>
              <w:left w:w="100" w:type="dxa"/>
              <w:bottom w:w="100" w:type="dxa"/>
              <w:right w:w="100" w:type="dxa"/>
            </w:tcMar>
          </w:tcPr>
          <w:p w14:paraId="00000190" w14:textId="77777777" w:rsidR="00F57640" w:rsidRPr="003603C3" w:rsidRDefault="00F57640" w:rsidP="00834C77">
            <w:pPr>
              <w:widowControl w:val="0"/>
              <w:pBdr>
                <w:top w:val="nil"/>
                <w:left w:val="nil"/>
                <w:bottom w:val="nil"/>
                <w:right w:val="nil"/>
                <w:between w:val="nil"/>
              </w:pBdr>
              <w:spacing w:line="276" w:lineRule="auto"/>
              <w:rPr>
                <w:sz w:val="20"/>
                <w:szCs w:val="20"/>
              </w:rPr>
            </w:pPr>
          </w:p>
        </w:tc>
      </w:tr>
    </w:tbl>
    <w:p w14:paraId="00000192" w14:textId="77777777" w:rsidR="00F57640" w:rsidRPr="003603C3" w:rsidRDefault="00F57640" w:rsidP="00834C77">
      <w:pPr>
        <w:rPr>
          <w:sz w:val="20"/>
          <w:szCs w:val="20"/>
        </w:rPr>
      </w:pPr>
    </w:p>
    <w:p w14:paraId="00000193" w14:textId="5EDE0B66" w:rsidR="00F57640" w:rsidRPr="003603C3" w:rsidRDefault="00EC7AD0" w:rsidP="00F9672B">
      <w:pPr>
        <w:rPr>
          <w:b/>
          <w:sz w:val="20"/>
          <w:szCs w:val="20"/>
        </w:rPr>
      </w:pPr>
      <w:r w:rsidRPr="003603C3">
        <w:rPr>
          <w:b/>
          <w:sz w:val="20"/>
          <w:szCs w:val="20"/>
        </w:rPr>
        <w:t xml:space="preserve">1.9. </w:t>
      </w:r>
      <w:del w:id="129" w:author="Usuario" w:date="2022-12-28T18:44:00Z">
        <w:r w:rsidRPr="003603C3" w:rsidDel="009722F5">
          <w:rPr>
            <w:b/>
            <w:sz w:val="20"/>
            <w:szCs w:val="20"/>
          </w:rPr>
          <w:delText xml:space="preserve"> </w:delText>
        </w:r>
      </w:del>
      <w:r w:rsidRPr="003603C3">
        <w:rPr>
          <w:b/>
          <w:sz w:val="20"/>
          <w:szCs w:val="20"/>
        </w:rPr>
        <w:t>Cómo funcionan las pruebas en diferentes plataformas</w:t>
      </w:r>
    </w:p>
    <w:p w14:paraId="076828F1" w14:textId="77777777" w:rsidR="000C27B2" w:rsidRPr="003603C3" w:rsidRDefault="000C27B2" w:rsidP="00834C77">
      <w:pPr>
        <w:ind w:left="425"/>
        <w:rPr>
          <w:b/>
          <w:sz w:val="20"/>
          <w:szCs w:val="20"/>
        </w:rPr>
      </w:pPr>
    </w:p>
    <w:p w14:paraId="00000194" w14:textId="73D1C7B7" w:rsidR="00F57640" w:rsidRPr="003603C3" w:rsidRDefault="00EC7AD0" w:rsidP="00140A16">
      <w:pPr>
        <w:jc w:val="both"/>
        <w:rPr>
          <w:sz w:val="20"/>
          <w:szCs w:val="20"/>
          <w:highlight w:val="white"/>
        </w:rPr>
      </w:pPr>
      <w:r w:rsidRPr="003603C3">
        <w:rPr>
          <w:sz w:val="20"/>
          <w:szCs w:val="20"/>
          <w:highlight w:val="white"/>
        </w:rPr>
        <w:t>Los juegos a menudo se lanzan en varias plataformas a la vez</w:t>
      </w:r>
      <w:del w:id="130" w:author="Usuario" w:date="2022-12-28T17:34:00Z">
        <w:r w:rsidRPr="003603C3" w:rsidDel="007E3778">
          <w:rPr>
            <w:sz w:val="20"/>
            <w:szCs w:val="20"/>
            <w:highlight w:val="white"/>
          </w:rPr>
          <w:delText>,</w:delText>
        </w:r>
      </w:del>
      <w:r w:rsidRPr="003603C3">
        <w:rPr>
          <w:sz w:val="20"/>
          <w:szCs w:val="20"/>
          <w:highlight w:val="white"/>
        </w:rPr>
        <w:t xml:space="preserve"> e incluso dentro del alcance de una plataforma, los evaluadores deben asegurarse de que todo funcione en diferentes dispositivos. Por lo tanto, hay muchas peculiaridades en lo que respecta a la revisión de control de calidad en diferentes plataformas</w:t>
      </w:r>
      <w:r w:rsidR="00140A16" w:rsidRPr="003603C3">
        <w:rPr>
          <w:sz w:val="20"/>
          <w:szCs w:val="20"/>
          <w:highlight w:val="white"/>
        </w:rPr>
        <w:t>, esto se entenderá de manera más detallada a continuación</w:t>
      </w:r>
      <w:r w:rsidRPr="003603C3">
        <w:rPr>
          <w:sz w:val="20"/>
          <w:szCs w:val="20"/>
          <w:highlight w:val="white"/>
        </w:rPr>
        <w:t>:</w:t>
      </w:r>
    </w:p>
    <w:p w14:paraId="4B9378F1" w14:textId="77777777" w:rsidR="007934DA" w:rsidRPr="003603C3" w:rsidRDefault="007934DA" w:rsidP="00834C77">
      <w:pPr>
        <w:ind w:left="850"/>
        <w:jc w:val="both"/>
        <w:rPr>
          <w:sz w:val="20"/>
          <w:szCs w:val="20"/>
          <w:highlight w:val="white"/>
        </w:rPr>
      </w:pPr>
    </w:p>
    <w:tbl>
      <w:tblPr>
        <w:tblStyle w:val="Tablaconcuadrcula"/>
        <w:tblW w:w="0" w:type="auto"/>
        <w:jc w:val="center"/>
        <w:tblLook w:val="04A0" w:firstRow="1" w:lastRow="0" w:firstColumn="1" w:lastColumn="0" w:noHBand="0" w:noVBand="1"/>
      </w:tblPr>
      <w:tblGrid>
        <w:gridCol w:w="7072"/>
      </w:tblGrid>
      <w:tr w:rsidR="007934DA" w:rsidRPr="003603C3" w14:paraId="2DBDF3B8" w14:textId="77777777" w:rsidTr="00F95FED">
        <w:trPr>
          <w:trHeight w:val="196"/>
          <w:jc w:val="center"/>
        </w:trPr>
        <w:tc>
          <w:tcPr>
            <w:tcW w:w="7072" w:type="dxa"/>
            <w:shd w:val="clear" w:color="auto" w:fill="FBD4B4" w:themeFill="accent6" w:themeFillTint="66"/>
          </w:tcPr>
          <w:p w14:paraId="74E8DA67" w14:textId="77777777" w:rsidR="007934DA" w:rsidRPr="003603C3" w:rsidRDefault="007934DA" w:rsidP="00834C77">
            <w:pPr>
              <w:spacing w:line="276" w:lineRule="auto"/>
              <w:jc w:val="center"/>
              <w:rPr>
                <w:b/>
                <w:sz w:val="20"/>
                <w:szCs w:val="20"/>
              </w:rPr>
            </w:pPr>
            <w:commentRangeStart w:id="131"/>
          </w:p>
          <w:p w14:paraId="240F8F31" w14:textId="6F0A863A" w:rsidR="007934DA" w:rsidRPr="003603C3" w:rsidRDefault="007934DA" w:rsidP="00834C77">
            <w:pPr>
              <w:spacing w:line="276" w:lineRule="auto"/>
              <w:jc w:val="center"/>
              <w:rPr>
                <w:b/>
                <w:sz w:val="20"/>
                <w:szCs w:val="20"/>
              </w:rPr>
            </w:pPr>
            <w:r w:rsidRPr="003603C3">
              <w:rPr>
                <w:b/>
                <w:sz w:val="20"/>
                <w:szCs w:val="20"/>
              </w:rPr>
              <w:t>Pestañas horizontales sencillas</w:t>
            </w:r>
          </w:p>
          <w:p w14:paraId="03F50254" w14:textId="0250DDE2" w:rsidR="007934DA" w:rsidRPr="003603C3" w:rsidRDefault="007934DA" w:rsidP="00834C77">
            <w:pPr>
              <w:spacing w:after="160" w:line="276" w:lineRule="auto"/>
              <w:jc w:val="center"/>
              <w:rPr>
                <w:sz w:val="20"/>
                <w:szCs w:val="20"/>
              </w:rPr>
            </w:pPr>
            <w:del w:id="132" w:author="Usuario" w:date="2022-12-28T17:34:00Z">
              <w:r w:rsidRPr="003603C3" w:rsidDel="007E3778">
                <w:rPr>
                  <w:sz w:val="20"/>
                  <w:szCs w:val="20"/>
                </w:rPr>
                <w:delText xml:space="preserve">Anexo: </w:delText>
              </w:r>
            </w:del>
            <w:r w:rsidRPr="003603C3">
              <w:rPr>
                <w:sz w:val="20"/>
                <w:szCs w:val="20"/>
              </w:rPr>
              <w:t>CF011_1.9_PestañasHSencillas_Pruebas_diferentes_Plataformas</w:t>
            </w:r>
            <w:commentRangeEnd w:id="131"/>
            <w:r w:rsidRPr="003603C3">
              <w:rPr>
                <w:rStyle w:val="Refdecomentario"/>
                <w:sz w:val="20"/>
                <w:szCs w:val="20"/>
              </w:rPr>
              <w:commentReference w:id="131"/>
            </w:r>
          </w:p>
          <w:p w14:paraId="6966F47B" w14:textId="77777777" w:rsidR="007934DA" w:rsidRPr="003603C3" w:rsidRDefault="007934DA" w:rsidP="00834C77">
            <w:pPr>
              <w:spacing w:line="276" w:lineRule="auto"/>
              <w:rPr>
                <w:sz w:val="20"/>
                <w:szCs w:val="20"/>
              </w:rPr>
            </w:pPr>
          </w:p>
        </w:tc>
      </w:tr>
    </w:tbl>
    <w:p w14:paraId="000001F6" w14:textId="3D6525FA" w:rsidR="00F57640" w:rsidRDefault="00F57640" w:rsidP="00834C77">
      <w:pPr>
        <w:rPr>
          <w:ins w:id="133" w:author="Usuario" w:date="2022-12-28T17:34:00Z"/>
          <w:sz w:val="20"/>
          <w:szCs w:val="20"/>
        </w:rPr>
      </w:pPr>
    </w:p>
    <w:p w14:paraId="6C6EB598" w14:textId="77777777" w:rsidR="007E3778" w:rsidRPr="003603C3" w:rsidRDefault="007E3778" w:rsidP="00834C77">
      <w:pPr>
        <w:rPr>
          <w:sz w:val="20"/>
          <w:szCs w:val="20"/>
        </w:rPr>
      </w:pPr>
    </w:p>
    <w:p w14:paraId="000001F7" w14:textId="282A3258" w:rsidR="00F57640" w:rsidRPr="003603C3" w:rsidRDefault="00EC7AD0" w:rsidP="00834C77">
      <w:pPr>
        <w:rPr>
          <w:b/>
          <w:sz w:val="20"/>
          <w:szCs w:val="20"/>
        </w:rPr>
      </w:pPr>
      <w:r w:rsidRPr="003603C3">
        <w:rPr>
          <w:b/>
          <w:sz w:val="20"/>
          <w:szCs w:val="20"/>
        </w:rPr>
        <w:t xml:space="preserve">2. </w:t>
      </w:r>
      <w:del w:id="134" w:author="Usuario" w:date="2022-12-28T18:44:00Z">
        <w:r w:rsidRPr="003603C3" w:rsidDel="009722F5">
          <w:rPr>
            <w:b/>
            <w:sz w:val="20"/>
            <w:szCs w:val="20"/>
          </w:rPr>
          <w:delText xml:space="preserve">   </w:delText>
        </w:r>
      </w:del>
      <w:r w:rsidRPr="003603C3">
        <w:rPr>
          <w:b/>
          <w:sz w:val="20"/>
          <w:szCs w:val="20"/>
        </w:rPr>
        <w:t xml:space="preserve">Cómo iniciar las pruebas o </w:t>
      </w:r>
      <w:r w:rsidRPr="003603C3">
        <w:rPr>
          <w:b/>
          <w:i/>
          <w:sz w:val="20"/>
          <w:szCs w:val="20"/>
        </w:rPr>
        <w:t>testing</w:t>
      </w:r>
      <w:r w:rsidRPr="003603C3">
        <w:rPr>
          <w:b/>
          <w:sz w:val="20"/>
          <w:szCs w:val="20"/>
        </w:rPr>
        <w:t xml:space="preserve"> en un videojuego</w:t>
      </w:r>
    </w:p>
    <w:p w14:paraId="75DA1336" w14:textId="77777777" w:rsidR="000C27B2" w:rsidRPr="003603C3" w:rsidRDefault="000C27B2" w:rsidP="00834C77">
      <w:pPr>
        <w:rPr>
          <w:b/>
          <w:sz w:val="20"/>
          <w:szCs w:val="20"/>
        </w:rPr>
      </w:pPr>
    </w:p>
    <w:p w14:paraId="000001F8" w14:textId="77777777" w:rsidR="00F57640" w:rsidRPr="003603C3" w:rsidRDefault="00EC7AD0" w:rsidP="00140A16">
      <w:pPr>
        <w:jc w:val="both"/>
        <w:rPr>
          <w:sz w:val="20"/>
          <w:szCs w:val="20"/>
        </w:rPr>
      </w:pPr>
      <w:r w:rsidRPr="003603C3">
        <w:rPr>
          <w:sz w:val="20"/>
          <w:szCs w:val="20"/>
        </w:rPr>
        <w:t>En teoría, cualquiera puede aprender a probar un juego, incluso si no está capacitado para ser un ingeniero de control de calidad. Sin embargo, tener éxito y eficacia en las pruebas es otra cuestión, y los proyectos a gran escala generalmente necesitan evaluadores calificados para tener éxito. Por lo tanto, puede considerar contratar a estos profesionales o delegar las pruebas a una empresa con amplia experiencia en el campo.</w:t>
      </w:r>
    </w:p>
    <w:p w14:paraId="000001F9" w14:textId="77777777" w:rsidR="00F57640" w:rsidRPr="003603C3" w:rsidRDefault="00F57640" w:rsidP="00834C77">
      <w:pPr>
        <w:ind w:left="425"/>
        <w:jc w:val="both"/>
        <w:rPr>
          <w:sz w:val="20"/>
          <w:szCs w:val="20"/>
        </w:rPr>
      </w:pPr>
    </w:p>
    <w:p w14:paraId="000001FA" w14:textId="3E53EACB" w:rsidR="00F57640" w:rsidRPr="003603C3" w:rsidRDefault="00EC7AD0" w:rsidP="00140A16">
      <w:pPr>
        <w:jc w:val="both"/>
        <w:rPr>
          <w:sz w:val="20"/>
          <w:szCs w:val="20"/>
        </w:rPr>
      </w:pPr>
      <w:r w:rsidRPr="003603C3">
        <w:rPr>
          <w:sz w:val="20"/>
          <w:szCs w:val="20"/>
        </w:rPr>
        <w:t xml:space="preserve">Cualquiera que sea la opción que elija, el proceso de prueba será más o </w:t>
      </w:r>
      <w:r w:rsidRPr="000F136C">
        <w:rPr>
          <w:i/>
          <w:sz w:val="20"/>
          <w:szCs w:val="20"/>
          <w:rPrChange w:id="135" w:author="Usuario" w:date="2022-12-28T17:38:00Z">
            <w:rPr>
              <w:sz w:val="20"/>
              <w:szCs w:val="20"/>
            </w:rPr>
          </w:rPrChange>
        </w:rPr>
        <w:t>menos</w:t>
      </w:r>
      <w:r w:rsidRPr="003603C3">
        <w:rPr>
          <w:sz w:val="20"/>
          <w:szCs w:val="20"/>
        </w:rPr>
        <w:t xml:space="preserve"> el mismo. Entendemos que las docenas de tipos de pruebas que enumeramos son únicas y requieren software, metodología y conocimientos diferentes, pero las etapas de las pruebas suelen ser uniformes</w:t>
      </w:r>
      <w:r w:rsidR="00140A16" w:rsidRPr="003603C3">
        <w:rPr>
          <w:sz w:val="20"/>
          <w:szCs w:val="20"/>
        </w:rPr>
        <w:t xml:space="preserve"> como se observa a continuación</w:t>
      </w:r>
      <w:r w:rsidRPr="003603C3">
        <w:rPr>
          <w:sz w:val="20"/>
          <w:szCs w:val="20"/>
        </w:rPr>
        <w:t>:</w:t>
      </w:r>
    </w:p>
    <w:p w14:paraId="346332FB" w14:textId="77777777" w:rsidR="00140A16" w:rsidRPr="003603C3" w:rsidRDefault="00140A16" w:rsidP="00140A16">
      <w:pPr>
        <w:jc w:val="both"/>
        <w:rPr>
          <w:sz w:val="20"/>
          <w:szCs w:val="20"/>
        </w:rPr>
      </w:pPr>
    </w:p>
    <w:p w14:paraId="5CA79ABA" w14:textId="77777777" w:rsidR="00140A16" w:rsidRPr="003603C3" w:rsidRDefault="00140A16" w:rsidP="00140A16">
      <w:pPr>
        <w:jc w:val="both"/>
        <w:rPr>
          <w:sz w:val="20"/>
          <w:szCs w:val="20"/>
        </w:rPr>
      </w:pPr>
    </w:p>
    <w:p w14:paraId="000001FB" w14:textId="77777777" w:rsidR="00F57640" w:rsidRPr="003603C3" w:rsidRDefault="00F57640" w:rsidP="00834C77">
      <w:pPr>
        <w:ind w:left="425"/>
        <w:jc w:val="both"/>
        <w:rPr>
          <w:sz w:val="20"/>
          <w:szCs w:val="20"/>
        </w:rPr>
      </w:pPr>
    </w:p>
    <w:tbl>
      <w:tblPr>
        <w:tblStyle w:val="Tablaconcuadrcula"/>
        <w:tblW w:w="0" w:type="auto"/>
        <w:jc w:val="center"/>
        <w:tblLook w:val="04A0" w:firstRow="1" w:lastRow="0" w:firstColumn="1" w:lastColumn="0" w:noHBand="0" w:noVBand="1"/>
      </w:tblPr>
      <w:tblGrid>
        <w:gridCol w:w="7072"/>
      </w:tblGrid>
      <w:tr w:rsidR="00626A40" w:rsidRPr="003603C3" w14:paraId="77F0977E" w14:textId="77777777" w:rsidTr="00F95FED">
        <w:trPr>
          <w:trHeight w:val="196"/>
          <w:jc w:val="center"/>
        </w:trPr>
        <w:tc>
          <w:tcPr>
            <w:tcW w:w="7072" w:type="dxa"/>
            <w:shd w:val="clear" w:color="auto" w:fill="FBD4B4" w:themeFill="accent6" w:themeFillTint="66"/>
          </w:tcPr>
          <w:p w14:paraId="4FBDA12B" w14:textId="77777777" w:rsidR="00626A40" w:rsidRPr="003603C3" w:rsidRDefault="00626A40" w:rsidP="00834C77">
            <w:pPr>
              <w:spacing w:line="276" w:lineRule="auto"/>
              <w:rPr>
                <w:b/>
                <w:sz w:val="20"/>
                <w:szCs w:val="20"/>
              </w:rPr>
            </w:pPr>
          </w:p>
          <w:p w14:paraId="5A3F272A" w14:textId="38DCD499" w:rsidR="00626A40" w:rsidRPr="003603C3" w:rsidRDefault="00626A40" w:rsidP="00834C77">
            <w:pPr>
              <w:spacing w:line="276" w:lineRule="auto"/>
              <w:jc w:val="center"/>
              <w:rPr>
                <w:b/>
                <w:sz w:val="20"/>
                <w:szCs w:val="20"/>
              </w:rPr>
            </w:pPr>
            <w:commentRangeStart w:id="136"/>
            <w:r w:rsidRPr="003603C3">
              <w:rPr>
                <w:b/>
                <w:sz w:val="20"/>
                <w:szCs w:val="20"/>
              </w:rPr>
              <w:t>Pasos vertical</w:t>
            </w:r>
          </w:p>
          <w:p w14:paraId="43CE5DCF" w14:textId="4EE76FAD" w:rsidR="00626A40" w:rsidRPr="003603C3" w:rsidRDefault="00626A40" w:rsidP="00834C77">
            <w:pPr>
              <w:spacing w:after="160" w:line="276" w:lineRule="auto"/>
              <w:jc w:val="center"/>
              <w:rPr>
                <w:sz w:val="20"/>
                <w:szCs w:val="20"/>
              </w:rPr>
            </w:pPr>
            <w:del w:id="137" w:author="Usuario" w:date="2022-12-28T17:38:00Z">
              <w:r w:rsidRPr="003603C3" w:rsidDel="00000107">
                <w:rPr>
                  <w:sz w:val="20"/>
                  <w:szCs w:val="20"/>
                </w:rPr>
                <w:delText xml:space="preserve">Anexo: </w:delText>
              </w:r>
            </w:del>
            <w:r w:rsidRPr="003603C3">
              <w:rPr>
                <w:sz w:val="20"/>
                <w:szCs w:val="20"/>
              </w:rPr>
              <w:t>CF011_2_PasosVertical_etapas_pruebas_videojuegos</w:t>
            </w:r>
            <w:commentRangeEnd w:id="136"/>
            <w:r w:rsidRPr="003603C3">
              <w:rPr>
                <w:rStyle w:val="Refdecomentario"/>
                <w:sz w:val="20"/>
                <w:szCs w:val="20"/>
              </w:rPr>
              <w:commentReference w:id="136"/>
            </w:r>
          </w:p>
          <w:p w14:paraId="5EF1A916" w14:textId="77777777" w:rsidR="00626A40" w:rsidRPr="003603C3" w:rsidRDefault="00626A40" w:rsidP="00834C77">
            <w:pPr>
              <w:spacing w:line="276" w:lineRule="auto"/>
              <w:rPr>
                <w:sz w:val="20"/>
                <w:szCs w:val="20"/>
              </w:rPr>
            </w:pPr>
          </w:p>
        </w:tc>
      </w:tr>
    </w:tbl>
    <w:p w14:paraId="00000203" w14:textId="77777777" w:rsidR="00F57640" w:rsidRPr="003603C3" w:rsidRDefault="00F57640" w:rsidP="00834C77">
      <w:pPr>
        <w:ind w:left="850"/>
        <w:rPr>
          <w:sz w:val="20"/>
          <w:szCs w:val="20"/>
        </w:rPr>
      </w:pPr>
    </w:p>
    <w:p w14:paraId="5C513993" w14:textId="77777777" w:rsidR="00F40C0B" w:rsidRPr="003603C3" w:rsidRDefault="00F40C0B" w:rsidP="00834C77">
      <w:pPr>
        <w:ind w:left="850"/>
        <w:rPr>
          <w:sz w:val="20"/>
          <w:szCs w:val="20"/>
        </w:rPr>
      </w:pPr>
    </w:p>
    <w:p w14:paraId="00000206" w14:textId="5F3B7730" w:rsidR="00F57640" w:rsidRPr="003603C3" w:rsidRDefault="00EC7AD0" w:rsidP="00AE67D7">
      <w:pPr>
        <w:rPr>
          <w:b/>
          <w:sz w:val="20"/>
          <w:szCs w:val="20"/>
        </w:rPr>
      </w:pPr>
      <w:r w:rsidRPr="003603C3">
        <w:rPr>
          <w:b/>
          <w:sz w:val="20"/>
          <w:szCs w:val="20"/>
        </w:rPr>
        <w:t xml:space="preserve">Evaluación y </w:t>
      </w:r>
      <w:r w:rsidR="00AE67D7" w:rsidRPr="003603C3">
        <w:rPr>
          <w:b/>
          <w:sz w:val="20"/>
          <w:szCs w:val="20"/>
        </w:rPr>
        <w:t>p</w:t>
      </w:r>
      <w:r w:rsidRPr="003603C3">
        <w:rPr>
          <w:b/>
          <w:sz w:val="20"/>
          <w:szCs w:val="20"/>
        </w:rPr>
        <w:t>ruebas</w:t>
      </w:r>
    </w:p>
    <w:p w14:paraId="47321F0A" w14:textId="77777777" w:rsidR="000C27B2" w:rsidRPr="003603C3" w:rsidRDefault="000C27B2" w:rsidP="00834C77">
      <w:pPr>
        <w:ind w:left="425"/>
        <w:rPr>
          <w:b/>
          <w:sz w:val="20"/>
          <w:szCs w:val="20"/>
        </w:rPr>
      </w:pPr>
    </w:p>
    <w:p w14:paraId="72E81C56" w14:textId="317C765D" w:rsidR="00F95FED" w:rsidRPr="003603C3" w:rsidRDefault="00EC7AD0" w:rsidP="00AE67D7">
      <w:pPr>
        <w:jc w:val="both"/>
        <w:rPr>
          <w:sz w:val="20"/>
          <w:szCs w:val="20"/>
        </w:rPr>
      </w:pPr>
      <w:r w:rsidRPr="003603C3">
        <w:rPr>
          <w:sz w:val="20"/>
          <w:szCs w:val="20"/>
        </w:rPr>
        <w:t xml:space="preserve">Este apartado tiene como objetivo comentar las pruebas realizadas en el juego desarrollado. Las pruebas son un elemento fundamental en un desarrollo </w:t>
      </w:r>
      <w:r w:rsidRPr="003231B3">
        <w:rPr>
          <w:i/>
          <w:sz w:val="20"/>
          <w:szCs w:val="20"/>
          <w:rPrChange w:id="138" w:author="Usuario" w:date="2022-12-28T17:39:00Z">
            <w:rPr>
              <w:sz w:val="20"/>
              <w:szCs w:val="20"/>
            </w:rPr>
          </w:rPrChange>
        </w:rPr>
        <w:t>software</w:t>
      </w:r>
      <w:r w:rsidRPr="003603C3">
        <w:rPr>
          <w:sz w:val="20"/>
          <w:szCs w:val="20"/>
        </w:rPr>
        <w:t xml:space="preserve"> y deben realizarse siempre para evitar fallos no deseados. Existen lo</w:t>
      </w:r>
      <w:r w:rsidR="00786493" w:rsidRPr="003603C3">
        <w:rPr>
          <w:sz w:val="20"/>
          <w:szCs w:val="20"/>
        </w:rPr>
        <w:t xml:space="preserve">s siguientes tipos de pruebas: </w:t>
      </w:r>
    </w:p>
    <w:p w14:paraId="44A59436" w14:textId="77777777" w:rsidR="00F95FED" w:rsidRPr="003603C3" w:rsidRDefault="00F95FED" w:rsidP="00834C77">
      <w:pPr>
        <w:ind w:left="850"/>
        <w:jc w:val="both"/>
        <w:rPr>
          <w:sz w:val="20"/>
          <w:szCs w:val="20"/>
        </w:rPr>
      </w:pPr>
    </w:p>
    <w:p w14:paraId="631DEF3E" w14:textId="77777777" w:rsidR="00F95FED" w:rsidRPr="003603C3" w:rsidRDefault="00EC7AD0" w:rsidP="00834C77">
      <w:pPr>
        <w:ind w:left="850"/>
        <w:jc w:val="both"/>
        <w:rPr>
          <w:sz w:val="20"/>
          <w:szCs w:val="20"/>
        </w:rPr>
      </w:pPr>
      <w:r w:rsidRPr="003603C3">
        <w:rPr>
          <w:sz w:val="20"/>
          <w:szCs w:val="20"/>
        </w:rPr>
        <w:t xml:space="preserve"> </w:t>
      </w:r>
    </w:p>
    <w:tbl>
      <w:tblPr>
        <w:tblStyle w:val="Tablaconcuadrcula"/>
        <w:tblW w:w="0" w:type="auto"/>
        <w:jc w:val="center"/>
        <w:tblLook w:val="04A0" w:firstRow="1" w:lastRow="0" w:firstColumn="1" w:lastColumn="0" w:noHBand="0" w:noVBand="1"/>
      </w:tblPr>
      <w:tblGrid>
        <w:gridCol w:w="7072"/>
      </w:tblGrid>
      <w:tr w:rsidR="00F95FED" w:rsidRPr="003603C3" w14:paraId="637BCA85" w14:textId="77777777" w:rsidTr="00F95FED">
        <w:trPr>
          <w:trHeight w:val="196"/>
          <w:jc w:val="center"/>
        </w:trPr>
        <w:tc>
          <w:tcPr>
            <w:tcW w:w="7072" w:type="dxa"/>
            <w:shd w:val="clear" w:color="auto" w:fill="FBD4B4" w:themeFill="accent6" w:themeFillTint="66"/>
          </w:tcPr>
          <w:p w14:paraId="0E70132A" w14:textId="77777777" w:rsidR="00F95FED" w:rsidRPr="003603C3" w:rsidRDefault="00F95FED" w:rsidP="00834C77">
            <w:pPr>
              <w:spacing w:line="276" w:lineRule="auto"/>
              <w:rPr>
                <w:b/>
                <w:sz w:val="20"/>
                <w:szCs w:val="20"/>
              </w:rPr>
            </w:pPr>
          </w:p>
          <w:p w14:paraId="7C9BEC79" w14:textId="6D657377" w:rsidR="00F95FED" w:rsidRPr="003603C3" w:rsidRDefault="00F95FED" w:rsidP="00834C77">
            <w:pPr>
              <w:spacing w:line="276" w:lineRule="auto"/>
              <w:jc w:val="center"/>
              <w:rPr>
                <w:b/>
                <w:sz w:val="20"/>
                <w:szCs w:val="20"/>
              </w:rPr>
            </w:pPr>
            <w:r w:rsidRPr="003603C3">
              <w:rPr>
                <w:b/>
                <w:sz w:val="20"/>
                <w:szCs w:val="20"/>
              </w:rPr>
              <w:t>Tarjetas conectadas</w:t>
            </w:r>
            <w:commentRangeStart w:id="139"/>
          </w:p>
          <w:p w14:paraId="04CBE355" w14:textId="17E33B43" w:rsidR="00F95FED" w:rsidRPr="003603C3" w:rsidRDefault="00F95FED" w:rsidP="00834C77">
            <w:pPr>
              <w:spacing w:after="160" w:line="276" w:lineRule="auto"/>
              <w:jc w:val="center"/>
              <w:rPr>
                <w:sz w:val="20"/>
                <w:szCs w:val="20"/>
              </w:rPr>
            </w:pPr>
            <w:del w:id="140" w:author="Usuario" w:date="2022-12-28T17:39:00Z">
              <w:r w:rsidRPr="003603C3" w:rsidDel="003231B3">
                <w:rPr>
                  <w:sz w:val="20"/>
                  <w:szCs w:val="20"/>
                </w:rPr>
                <w:delText xml:space="preserve">Anexo: </w:delText>
              </w:r>
            </w:del>
            <w:r w:rsidRPr="003603C3">
              <w:rPr>
                <w:sz w:val="20"/>
                <w:szCs w:val="20"/>
              </w:rPr>
              <w:t>CF011_2</w:t>
            </w:r>
            <w:del w:id="141" w:author="Usuario" w:date="2022-12-28T17:39:00Z">
              <w:r w:rsidRPr="003603C3" w:rsidDel="003231B3">
                <w:rPr>
                  <w:sz w:val="20"/>
                  <w:szCs w:val="20"/>
                </w:rPr>
                <w:delText>.1</w:delText>
              </w:r>
            </w:del>
            <w:r w:rsidRPr="003603C3">
              <w:rPr>
                <w:sz w:val="20"/>
                <w:szCs w:val="20"/>
              </w:rPr>
              <w:t>_TarjetasConectadas_Tipos de pruebas</w:t>
            </w:r>
            <w:commentRangeEnd w:id="139"/>
            <w:r w:rsidRPr="003603C3">
              <w:rPr>
                <w:rStyle w:val="Refdecomentario"/>
                <w:sz w:val="20"/>
                <w:szCs w:val="20"/>
              </w:rPr>
              <w:commentReference w:id="139"/>
            </w:r>
          </w:p>
          <w:p w14:paraId="1CDCF3A5" w14:textId="77777777" w:rsidR="00F95FED" w:rsidRPr="003603C3" w:rsidRDefault="00F95FED" w:rsidP="00834C77">
            <w:pPr>
              <w:spacing w:line="276" w:lineRule="auto"/>
              <w:rPr>
                <w:sz w:val="20"/>
                <w:szCs w:val="20"/>
              </w:rPr>
            </w:pPr>
          </w:p>
        </w:tc>
      </w:tr>
    </w:tbl>
    <w:p w14:paraId="00000207" w14:textId="5AFE26A8" w:rsidR="00F57640" w:rsidRPr="003603C3" w:rsidRDefault="00F57640" w:rsidP="00834C77">
      <w:pPr>
        <w:ind w:left="850"/>
        <w:jc w:val="both"/>
        <w:rPr>
          <w:sz w:val="20"/>
          <w:szCs w:val="20"/>
        </w:rPr>
      </w:pPr>
    </w:p>
    <w:p w14:paraId="00000214" w14:textId="77777777" w:rsidR="00F57640" w:rsidRPr="003603C3" w:rsidRDefault="00F57640" w:rsidP="00834C77">
      <w:pPr>
        <w:ind w:left="425"/>
        <w:jc w:val="both"/>
        <w:rPr>
          <w:sz w:val="20"/>
          <w:szCs w:val="20"/>
        </w:rPr>
      </w:pPr>
    </w:p>
    <w:p w14:paraId="00000217" w14:textId="68DD8E4F" w:rsidR="00F57640" w:rsidRPr="009722F5" w:rsidRDefault="00EC7AD0" w:rsidP="00834C77">
      <w:pPr>
        <w:rPr>
          <w:b/>
          <w:sz w:val="20"/>
          <w:szCs w:val="20"/>
          <w:lang w:val="en-US"/>
          <w:rPrChange w:id="142" w:author="Usuario" w:date="2022-12-28T18:44:00Z">
            <w:rPr>
              <w:b/>
              <w:sz w:val="20"/>
              <w:szCs w:val="20"/>
            </w:rPr>
          </w:rPrChange>
        </w:rPr>
      </w:pPr>
      <w:r w:rsidRPr="00551EFE">
        <w:rPr>
          <w:b/>
          <w:sz w:val="20"/>
          <w:szCs w:val="20"/>
          <w:lang w:val="en-US"/>
          <w:rPrChange w:id="143" w:author="Usuario" w:date="2022-12-29T15:06:00Z">
            <w:rPr>
              <w:b/>
              <w:sz w:val="20"/>
              <w:szCs w:val="20"/>
            </w:rPr>
          </w:rPrChange>
        </w:rPr>
        <w:t xml:space="preserve">3. </w:t>
      </w:r>
      <w:del w:id="144" w:author="Usuario" w:date="2022-12-28T18:44:00Z">
        <w:r w:rsidRPr="00551EFE" w:rsidDel="009722F5">
          <w:rPr>
            <w:b/>
            <w:sz w:val="20"/>
            <w:szCs w:val="20"/>
            <w:lang w:val="en-US"/>
            <w:rPrChange w:id="145" w:author="Usuario" w:date="2022-12-29T15:06:00Z">
              <w:rPr>
                <w:b/>
                <w:sz w:val="20"/>
                <w:szCs w:val="20"/>
              </w:rPr>
            </w:rPrChange>
          </w:rPr>
          <w:delText xml:space="preserve">   </w:delText>
        </w:r>
      </w:del>
      <w:r w:rsidRPr="009722F5">
        <w:rPr>
          <w:b/>
          <w:sz w:val="20"/>
          <w:szCs w:val="20"/>
          <w:lang w:val="en-US"/>
          <w:rPrChange w:id="146" w:author="Usuario" w:date="2022-12-28T18:44:00Z">
            <w:rPr>
              <w:b/>
              <w:sz w:val="20"/>
              <w:szCs w:val="20"/>
            </w:rPr>
          </w:rPrChange>
        </w:rPr>
        <w:t xml:space="preserve">Utilizando el </w:t>
      </w:r>
      <w:r w:rsidRPr="009722F5">
        <w:rPr>
          <w:b/>
          <w:i/>
          <w:sz w:val="20"/>
          <w:szCs w:val="20"/>
          <w:lang w:val="en-US"/>
          <w:rPrChange w:id="147" w:author="Usuario" w:date="2022-12-28T18:44:00Z">
            <w:rPr>
              <w:b/>
              <w:i/>
              <w:sz w:val="20"/>
              <w:szCs w:val="20"/>
            </w:rPr>
          </w:rPrChange>
        </w:rPr>
        <w:t>Framework Test Runner</w:t>
      </w:r>
      <w:r w:rsidRPr="009722F5">
        <w:rPr>
          <w:b/>
          <w:sz w:val="20"/>
          <w:szCs w:val="20"/>
          <w:lang w:val="en-US"/>
          <w:rPrChange w:id="148" w:author="Usuario" w:date="2022-12-28T18:44:00Z">
            <w:rPr>
              <w:b/>
              <w:sz w:val="20"/>
              <w:szCs w:val="20"/>
            </w:rPr>
          </w:rPrChange>
        </w:rPr>
        <w:t xml:space="preserve"> - </w:t>
      </w:r>
      <w:r w:rsidRPr="009722F5">
        <w:rPr>
          <w:b/>
          <w:i/>
          <w:sz w:val="20"/>
          <w:szCs w:val="20"/>
          <w:lang w:val="en-US"/>
          <w:rPrChange w:id="149" w:author="Usuario" w:date="2022-12-28T18:44:00Z">
            <w:rPr>
              <w:b/>
              <w:i/>
              <w:sz w:val="20"/>
              <w:szCs w:val="20"/>
            </w:rPr>
          </w:rPrChange>
        </w:rPr>
        <w:t>Unit testing en unity</w:t>
      </w:r>
    </w:p>
    <w:p w14:paraId="16A95813" w14:textId="77777777" w:rsidR="000C27B2" w:rsidRPr="009722F5" w:rsidRDefault="000C27B2" w:rsidP="00834C77">
      <w:pPr>
        <w:rPr>
          <w:b/>
          <w:sz w:val="20"/>
          <w:szCs w:val="20"/>
          <w:lang w:val="en-US"/>
          <w:rPrChange w:id="150" w:author="Usuario" w:date="2022-12-28T18:44:00Z">
            <w:rPr>
              <w:b/>
              <w:sz w:val="20"/>
              <w:szCs w:val="20"/>
            </w:rPr>
          </w:rPrChange>
        </w:rPr>
      </w:pPr>
    </w:p>
    <w:p w14:paraId="00000218" w14:textId="76163612" w:rsidR="00F57640" w:rsidRPr="003603C3" w:rsidRDefault="00EC7AD0" w:rsidP="00AE67D7">
      <w:pPr>
        <w:jc w:val="both"/>
        <w:rPr>
          <w:sz w:val="20"/>
          <w:szCs w:val="20"/>
        </w:rPr>
      </w:pPr>
      <w:r w:rsidRPr="003603C3">
        <w:rPr>
          <w:sz w:val="20"/>
          <w:szCs w:val="20"/>
        </w:rPr>
        <w:t>Se ha decidido crear un s</w:t>
      </w:r>
      <w:ins w:id="151" w:author="Usuario" w:date="2022-12-28T17:42:00Z">
        <w:r w:rsidR="00C6019C">
          <w:rPr>
            <w:sz w:val="20"/>
            <w:szCs w:val="20"/>
          </w:rPr>
          <w:t>o</w:t>
        </w:r>
      </w:ins>
      <w:del w:id="152" w:author="Usuario" w:date="2022-12-28T17:42:00Z">
        <w:r w:rsidRPr="003603C3" w:rsidDel="00C6019C">
          <w:rPr>
            <w:sz w:val="20"/>
            <w:szCs w:val="20"/>
          </w:rPr>
          <w:delText>ó</w:delText>
        </w:r>
      </w:del>
      <w:r w:rsidRPr="003603C3">
        <w:rPr>
          <w:sz w:val="20"/>
          <w:szCs w:val="20"/>
        </w:rPr>
        <w:t xml:space="preserve">lo epígrafe para las pruebas tanto unitarias como de integración dado que, por la naturaleza del propio programa, </w:t>
      </w:r>
      <w:r w:rsidRPr="00C6019C">
        <w:rPr>
          <w:i/>
          <w:sz w:val="20"/>
          <w:szCs w:val="20"/>
          <w:rPrChange w:id="153" w:author="Usuario" w:date="2022-12-28T17:43:00Z">
            <w:rPr>
              <w:sz w:val="20"/>
              <w:szCs w:val="20"/>
            </w:rPr>
          </w:rPrChange>
        </w:rPr>
        <w:t>Unity</w:t>
      </w:r>
      <w:del w:id="154" w:author="Usuario" w:date="2022-12-28T17:42:00Z">
        <w:r w:rsidRPr="00C6019C" w:rsidDel="00C6019C">
          <w:rPr>
            <w:i/>
            <w:sz w:val="20"/>
            <w:szCs w:val="20"/>
            <w:rPrChange w:id="155" w:author="Usuario" w:date="2022-12-28T17:43:00Z">
              <w:rPr>
                <w:sz w:val="20"/>
                <w:szCs w:val="20"/>
              </w:rPr>
            </w:rPrChange>
          </w:rPr>
          <w:delText>,</w:delText>
        </w:r>
      </w:del>
      <w:r w:rsidRPr="003603C3">
        <w:rPr>
          <w:sz w:val="20"/>
          <w:szCs w:val="20"/>
        </w:rPr>
        <w:t xml:space="preserve"> y de los juegos como </w:t>
      </w:r>
      <w:r w:rsidRPr="00C6019C">
        <w:rPr>
          <w:i/>
          <w:sz w:val="20"/>
          <w:szCs w:val="20"/>
          <w:rPrChange w:id="156" w:author="Usuario" w:date="2022-12-28T17:42:00Z">
            <w:rPr>
              <w:sz w:val="20"/>
              <w:szCs w:val="20"/>
            </w:rPr>
          </w:rPrChange>
        </w:rPr>
        <w:t>software</w:t>
      </w:r>
      <w:r w:rsidRPr="003603C3">
        <w:rPr>
          <w:sz w:val="20"/>
          <w:szCs w:val="20"/>
        </w:rPr>
        <w:t xml:space="preserve"> desarrollado es casi imposible encontrar elementos aislados de código que funcionen sin depender de otros.</w:t>
      </w:r>
    </w:p>
    <w:p w14:paraId="00000219" w14:textId="77777777" w:rsidR="00F57640" w:rsidRPr="003603C3" w:rsidRDefault="00F57640" w:rsidP="00834C77">
      <w:pPr>
        <w:ind w:left="425"/>
        <w:jc w:val="both"/>
        <w:rPr>
          <w:sz w:val="20"/>
          <w:szCs w:val="20"/>
        </w:rPr>
      </w:pPr>
    </w:p>
    <w:p w14:paraId="0000021A" w14:textId="77777777" w:rsidR="00F57640" w:rsidRPr="003603C3" w:rsidRDefault="00EC7AD0" w:rsidP="00AE67D7">
      <w:pPr>
        <w:jc w:val="both"/>
        <w:rPr>
          <w:sz w:val="20"/>
          <w:szCs w:val="20"/>
        </w:rPr>
      </w:pPr>
      <w:r w:rsidRPr="003603C3">
        <w:rPr>
          <w:sz w:val="20"/>
          <w:szCs w:val="20"/>
        </w:rPr>
        <w:t xml:space="preserve">Es importante mencionar que en este apartado aparte de las pruebas realizadas también se han considerado como pruebas los </w:t>
      </w:r>
      <w:r w:rsidRPr="003603C3">
        <w:rPr>
          <w:i/>
          <w:sz w:val="20"/>
          <w:szCs w:val="20"/>
        </w:rPr>
        <w:t>logs</w:t>
      </w:r>
      <w:r w:rsidRPr="003603C3">
        <w:rPr>
          <w:sz w:val="20"/>
          <w:szCs w:val="20"/>
        </w:rPr>
        <w:t xml:space="preserve"> generados durante el desarrollo del proyecto, así como las ejecuciones en el editor como parte de la integración porque al tratarse de un juego, los elementos debían coordinarse a la perfección para no obtener </w:t>
      </w:r>
      <w:r w:rsidRPr="003603C3">
        <w:rPr>
          <w:i/>
          <w:sz w:val="20"/>
          <w:szCs w:val="20"/>
        </w:rPr>
        <w:t>bugs</w:t>
      </w:r>
      <w:r w:rsidRPr="003603C3">
        <w:rPr>
          <w:sz w:val="20"/>
          <w:szCs w:val="20"/>
        </w:rPr>
        <w:t xml:space="preserve"> indeseados.</w:t>
      </w:r>
    </w:p>
    <w:p w14:paraId="0000021B" w14:textId="77777777" w:rsidR="00F57640" w:rsidRPr="003603C3" w:rsidRDefault="00EC7AD0" w:rsidP="00834C77">
      <w:pPr>
        <w:ind w:left="425"/>
        <w:jc w:val="both"/>
        <w:rPr>
          <w:sz w:val="20"/>
          <w:szCs w:val="20"/>
        </w:rPr>
      </w:pPr>
      <w:r w:rsidRPr="003603C3">
        <w:rPr>
          <w:sz w:val="20"/>
          <w:szCs w:val="20"/>
        </w:rPr>
        <w:t xml:space="preserve"> </w:t>
      </w:r>
    </w:p>
    <w:p w14:paraId="0000021C" w14:textId="77777777" w:rsidR="00F57640" w:rsidRPr="003603C3" w:rsidRDefault="00EC7AD0" w:rsidP="00AE67D7">
      <w:pPr>
        <w:jc w:val="both"/>
        <w:rPr>
          <w:sz w:val="20"/>
          <w:szCs w:val="20"/>
        </w:rPr>
      </w:pPr>
      <w:r w:rsidRPr="003603C3">
        <w:rPr>
          <w:sz w:val="20"/>
          <w:szCs w:val="20"/>
        </w:rPr>
        <w:t xml:space="preserve">De esta manera se subsanan errores que aparecían al producirse excepciones en el código. Para llevar a cabo estas pruebas se ha hecho uso de una funcionalidad implementada por </w:t>
      </w:r>
      <w:r w:rsidRPr="003603C3">
        <w:rPr>
          <w:i/>
          <w:sz w:val="20"/>
          <w:szCs w:val="20"/>
        </w:rPr>
        <w:t>Unity</w:t>
      </w:r>
      <w:r w:rsidRPr="003603C3">
        <w:rPr>
          <w:sz w:val="20"/>
          <w:szCs w:val="20"/>
        </w:rPr>
        <w:t xml:space="preserve"> llamada </w:t>
      </w:r>
      <w:r w:rsidRPr="003603C3">
        <w:rPr>
          <w:i/>
          <w:sz w:val="20"/>
          <w:szCs w:val="20"/>
        </w:rPr>
        <w:t>Test Runner</w:t>
      </w:r>
      <w:r w:rsidRPr="003603C3">
        <w:rPr>
          <w:sz w:val="20"/>
          <w:szCs w:val="20"/>
        </w:rPr>
        <w:t xml:space="preserve"> que permite su configuración y ejecución. </w:t>
      </w:r>
    </w:p>
    <w:p w14:paraId="0000021D" w14:textId="77777777" w:rsidR="00F57640" w:rsidRPr="003603C3" w:rsidRDefault="00F57640" w:rsidP="00834C77">
      <w:pPr>
        <w:ind w:left="425"/>
        <w:jc w:val="both"/>
        <w:rPr>
          <w:sz w:val="20"/>
          <w:szCs w:val="20"/>
        </w:rPr>
      </w:pPr>
    </w:p>
    <w:tbl>
      <w:tblPr>
        <w:tblStyle w:val="Tablaconcuadrcula"/>
        <w:tblW w:w="0" w:type="auto"/>
        <w:tblInd w:w="425" w:type="dxa"/>
        <w:tblLook w:val="04A0" w:firstRow="1" w:lastRow="0" w:firstColumn="1" w:lastColumn="0" w:noHBand="0" w:noVBand="1"/>
      </w:tblPr>
      <w:tblGrid>
        <w:gridCol w:w="4886"/>
        <w:gridCol w:w="4651"/>
      </w:tblGrid>
      <w:tr w:rsidR="00127F1D" w:rsidRPr="003603C3" w14:paraId="20721184" w14:textId="77777777" w:rsidTr="00055EA0">
        <w:tc>
          <w:tcPr>
            <w:tcW w:w="4981" w:type="dxa"/>
          </w:tcPr>
          <w:p w14:paraId="2CF0E09E" w14:textId="7D42DC76" w:rsidR="00055EA0" w:rsidRPr="003603C3" w:rsidRDefault="00127F1D" w:rsidP="00834C77">
            <w:pPr>
              <w:spacing w:line="276" w:lineRule="auto"/>
              <w:jc w:val="center"/>
              <w:rPr>
                <w:sz w:val="20"/>
                <w:szCs w:val="20"/>
              </w:rPr>
            </w:pPr>
            <w:r w:rsidRPr="003603C3">
              <w:rPr>
                <w:noProof/>
                <w:sz w:val="20"/>
                <w:szCs w:val="20"/>
                <w:lang w:val="en-US" w:eastAsia="en-US"/>
              </w:rPr>
              <w:drawing>
                <wp:inline distT="0" distB="0" distL="0" distR="0" wp14:anchorId="71E52C45" wp14:editId="67DFF172">
                  <wp:extent cx="2404908" cy="1600200"/>
                  <wp:effectExtent l="0" t="0" r="0" b="0"/>
                  <wp:docPr id="7" name="Imagen 7" descr="Foto la empresaria apuntando a la prueba de palabras contra la pared 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o la empresaria apuntando a la prueba de palabras contra la pared gr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0919" cy="1610854"/>
                          </a:xfrm>
                          <a:prstGeom prst="rect">
                            <a:avLst/>
                          </a:prstGeom>
                          <a:noFill/>
                          <a:ln>
                            <a:noFill/>
                          </a:ln>
                        </pic:spPr>
                      </pic:pic>
                    </a:graphicData>
                  </a:graphic>
                </wp:inline>
              </w:drawing>
            </w:r>
          </w:p>
        </w:tc>
        <w:tc>
          <w:tcPr>
            <w:tcW w:w="4981" w:type="dxa"/>
          </w:tcPr>
          <w:p w14:paraId="532D7B69" w14:textId="77777777" w:rsidR="00055EA0" w:rsidRPr="003603C3" w:rsidRDefault="00055EA0" w:rsidP="00834C77">
            <w:pPr>
              <w:shd w:val="clear" w:color="auto" w:fill="FBD4B4" w:themeFill="accent6" w:themeFillTint="66"/>
              <w:spacing w:line="276" w:lineRule="auto"/>
              <w:ind w:left="425"/>
              <w:jc w:val="both"/>
              <w:rPr>
                <w:sz w:val="20"/>
                <w:szCs w:val="20"/>
              </w:rPr>
            </w:pPr>
          </w:p>
          <w:p w14:paraId="12E44044" w14:textId="77777777" w:rsidR="00055EA0" w:rsidRPr="003603C3" w:rsidRDefault="00055EA0" w:rsidP="00834C77">
            <w:pPr>
              <w:shd w:val="clear" w:color="auto" w:fill="FBD4B4" w:themeFill="accent6" w:themeFillTint="66"/>
              <w:spacing w:line="276" w:lineRule="auto"/>
              <w:jc w:val="both"/>
              <w:rPr>
                <w:sz w:val="20"/>
                <w:szCs w:val="20"/>
              </w:rPr>
            </w:pPr>
            <w:commentRangeStart w:id="157"/>
            <w:r w:rsidRPr="003603C3">
              <w:rPr>
                <w:sz w:val="20"/>
                <w:szCs w:val="20"/>
              </w:rPr>
              <w:t xml:space="preserve">Algo que la mayoría de las veces solemos dejar completamente de lado a la hora de desarrollar nuevas </w:t>
            </w:r>
            <w:r w:rsidRPr="003603C3">
              <w:rPr>
                <w:i/>
                <w:sz w:val="20"/>
                <w:szCs w:val="20"/>
              </w:rPr>
              <w:t>features</w:t>
            </w:r>
            <w:r w:rsidRPr="003603C3">
              <w:rPr>
                <w:sz w:val="20"/>
                <w:szCs w:val="20"/>
              </w:rPr>
              <w:t xml:space="preserve"> en nuestros juegos son, sin duda, los </w:t>
            </w:r>
            <w:r w:rsidRPr="003603C3">
              <w:rPr>
                <w:i/>
                <w:sz w:val="20"/>
                <w:szCs w:val="20"/>
              </w:rPr>
              <w:t>Unit Tests</w:t>
            </w:r>
            <w:r w:rsidRPr="003603C3">
              <w:rPr>
                <w:sz w:val="20"/>
                <w:szCs w:val="20"/>
              </w:rPr>
              <w:t xml:space="preserve">. </w:t>
            </w:r>
          </w:p>
          <w:p w14:paraId="72ACB39E" w14:textId="77777777" w:rsidR="00055EA0" w:rsidRPr="003603C3" w:rsidRDefault="00055EA0" w:rsidP="00834C77">
            <w:pPr>
              <w:shd w:val="clear" w:color="auto" w:fill="FBD4B4" w:themeFill="accent6" w:themeFillTint="66"/>
              <w:spacing w:line="276" w:lineRule="auto"/>
              <w:jc w:val="both"/>
              <w:rPr>
                <w:sz w:val="20"/>
                <w:szCs w:val="20"/>
              </w:rPr>
            </w:pPr>
          </w:p>
          <w:p w14:paraId="67311EE4" w14:textId="0B794B12" w:rsidR="00055EA0" w:rsidRPr="003603C3" w:rsidRDefault="00055EA0" w:rsidP="00834C77">
            <w:pPr>
              <w:shd w:val="clear" w:color="auto" w:fill="FBD4B4" w:themeFill="accent6" w:themeFillTint="66"/>
              <w:spacing w:line="276" w:lineRule="auto"/>
              <w:jc w:val="both"/>
              <w:rPr>
                <w:sz w:val="20"/>
                <w:szCs w:val="20"/>
              </w:rPr>
            </w:pPr>
            <w:r w:rsidRPr="003603C3">
              <w:rPr>
                <w:sz w:val="20"/>
                <w:szCs w:val="20"/>
              </w:rPr>
              <w:t xml:space="preserve">El </w:t>
            </w:r>
            <w:r w:rsidRPr="003603C3">
              <w:rPr>
                <w:i/>
                <w:sz w:val="20"/>
                <w:szCs w:val="20"/>
              </w:rPr>
              <w:t>Unity Test Runner</w:t>
            </w:r>
            <w:r w:rsidRPr="003603C3">
              <w:rPr>
                <w:sz w:val="20"/>
                <w:szCs w:val="20"/>
              </w:rPr>
              <w:t xml:space="preserve"> hace uso de la librería </w:t>
            </w:r>
            <w:r w:rsidRPr="003603C3">
              <w:rPr>
                <w:i/>
                <w:sz w:val="20"/>
                <w:szCs w:val="20"/>
              </w:rPr>
              <w:t>NUnit</w:t>
            </w:r>
            <w:r w:rsidRPr="003603C3">
              <w:rPr>
                <w:sz w:val="20"/>
                <w:szCs w:val="20"/>
              </w:rPr>
              <w:t xml:space="preserve"> que es una librería de pruebas de software libre para lenguajes .</w:t>
            </w:r>
            <w:r w:rsidRPr="003603C3">
              <w:rPr>
                <w:i/>
                <w:sz w:val="20"/>
                <w:szCs w:val="20"/>
              </w:rPr>
              <w:t>Net</w:t>
            </w:r>
            <w:r w:rsidRPr="003603C3">
              <w:rPr>
                <w:sz w:val="20"/>
                <w:szCs w:val="20"/>
              </w:rPr>
              <w:t xml:space="preserve">. El </w:t>
            </w:r>
            <w:r w:rsidRPr="003603C3">
              <w:rPr>
                <w:i/>
                <w:sz w:val="20"/>
                <w:szCs w:val="20"/>
              </w:rPr>
              <w:t>Test Runner</w:t>
            </w:r>
            <w:r w:rsidRPr="003603C3">
              <w:rPr>
                <w:sz w:val="20"/>
                <w:szCs w:val="20"/>
              </w:rPr>
              <w:t xml:space="preserve"> permite ejecutar los test tanto en modo editor (</w:t>
            </w:r>
            <w:r w:rsidRPr="003603C3">
              <w:rPr>
                <w:i/>
                <w:sz w:val="20"/>
                <w:szCs w:val="20"/>
              </w:rPr>
              <w:t>edit mode</w:t>
            </w:r>
            <w:r w:rsidRPr="003603C3">
              <w:rPr>
                <w:sz w:val="20"/>
                <w:szCs w:val="20"/>
              </w:rPr>
              <w:t xml:space="preserve">) como en modo de juego </w:t>
            </w:r>
            <w:r w:rsidRPr="003603C3">
              <w:rPr>
                <w:i/>
                <w:sz w:val="20"/>
                <w:szCs w:val="20"/>
              </w:rPr>
              <w:t>(play mode</w:t>
            </w:r>
            <w:r w:rsidRPr="003603C3">
              <w:rPr>
                <w:sz w:val="20"/>
                <w:szCs w:val="20"/>
              </w:rPr>
              <w:t xml:space="preserve">). </w:t>
            </w:r>
            <w:commentRangeEnd w:id="157"/>
            <w:r w:rsidRPr="003603C3">
              <w:rPr>
                <w:rStyle w:val="Refdecomentario"/>
                <w:sz w:val="20"/>
                <w:szCs w:val="20"/>
              </w:rPr>
              <w:commentReference w:id="157"/>
            </w:r>
          </w:p>
          <w:p w14:paraId="2FE5DD93" w14:textId="77777777" w:rsidR="00055EA0" w:rsidRPr="003603C3" w:rsidRDefault="00055EA0" w:rsidP="00834C77">
            <w:pPr>
              <w:spacing w:line="276" w:lineRule="auto"/>
              <w:jc w:val="both"/>
              <w:rPr>
                <w:sz w:val="20"/>
                <w:szCs w:val="20"/>
              </w:rPr>
            </w:pPr>
          </w:p>
        </w:tc>
      </w:tr>
    </w:tbl>
    <w:p w14:paraId="0000021F" w14:textId="77777777" w:rsidR="00F57640" w:rsidRPr="003603C3" w:rsidRDefault="00F57640" w:rsidP="00834C77">
      <w:pPr>
        <w:jc w:val="both"/>
        <w:rPr>
          <w:sz w:val="20"/>
          <w:szCs w:val="20"/>
        </w:rPr>
      </w:pPr>
    </w:p>
    <w:p w14:paraId="00000220" w14:textId="3B80B6FA" w:rsidR="00F57640" w:rsidRPr="003603C3" w:rsidRDefault="00EC7AD0" w:rsidP="00AE67D7">
      <w:pPr>
        <w:jc w:val="both"/>
        <w:rPr>
          <w:sz w:val="20"/>
          <w:szCs w:val="20"/>
        </w:rPr>
      </w:pPr>
      <w:r w:rsidRPr="003603C3">
        <w:rPr>
          <w:sz w:val="20"/>
          <w:szCs w:val="20"/>
        </w:rPr>
        <w:t>Sin embargo</w:t>
      </w:r>
      <w:ins w:id="158" w:author="Usuario" w:date="2022-12-28T17:43:00Z">
        <w:r w:rsidR="00C6019C">
          <w:rPr>
            <w:sz w:val="20"/>
            <w:szCs w:val="20"/>
          </w:rPr>
          <w:t>,</w:t>
        </w:r>
      </w:ins>
      <w:r w:rsidRPr="003603C3">
        <w:rPr>
          <w:sz w:val="20"/>
          <w:szCs w:val="20"/>
        </w:rPr>
        <w:t xml:space="preserve"> el uso de estas herramientas que proporciona el software de Unity 3D se deja casi siempre de lado ya sea por poco conocimiento sobre el uso de este </w:t>
      </w:r>
      <w:r w:rsidRPr="003603C3">
        <w:rPr>
          <w:i/>
          <w:sz w:val="20"/>
          <w:szCs w:val="20"/>
        </w:rPr>
        <w:t>framework</w:t>
      </w:r>
      <w:ins w:id="159" w:author="Usuario" w:date="2022-12-28T17:43:00Z">
        <w:r w:rsidR="00C6019C">
          <w:rPr>
            <w:i/>
            <w:sz w:val="20"/>
            <w:szCs w:val="20"/>
          </w:rPr>
          <w:t>,</w:t>
        </w:r>
      </w:ins>
      <w:r w:rsidRPr="003603C3">
        <w:rPr>
          <w:sz w:val="20"/>
          <w:szCs w:val="20"/>
        </w:rPr>
        <w:t xml:space="preserve"> ya qu</w:t>
      </w:r>
      <w:r w:rsidR="00127F1D" w:rsidRPr="003603C3">
        <w:rPr>
          <w:sz w:val="20"/>
          <w:szCs w:val="20"/>
        </w:rPr>
        <w:t>e este posee muchas bondades. D</w:t>
      </w:r>
      <w:r w:rsidRPr="003603C3">
        <w:rPr>
          <w:sz w:val="20"/>
          <w:szCs w:val="20"/>
        </w:rPr>
        <w:t xml:space="preserve">e esta manera cabe resaltar que la implementación de estos </w:t>
      </w:r>
      <w:r w:rsidR="00127F1D" w:rsidRPr="003603C3">
        <w:rPr>
          <w:i/>
          <w:sz w:val="20"/>
          <w:szCs w:val="20"/>
        </w:rPr>
        <w:t>test</w:t>
      </w:r>
      <w:r w:rsidRPr="003603C3">
        <w:rPr>
          <w:sz w:val="20"/>
          <w:szCs w:val="20"/>
        </w:rPr>
        <w:t xml:space="preserve"> en nuestros proyectos siempre nos va a demandar un buen gasto de tiempo y esfuerzo extra que no siempre podemos o estamos dispuestos a perder, sumado a la falsa sensación de pérdida de tiempo por estar invirtiendo una parte importante de nuestro trabajo en desarrollar código que ni siqui</w:t>
      </w:r>
      <w:r w:rsidR="00185CC8" w:rsidRPr="003603C3">
        <w:rPr>
          <w:sz w:val="20"/>
          <w:szCs w:val="20"/>
        </w:rPr>
        <w:t>era pertenece al producto final,</w:t>
      </w:r>
      <w:r w:rsidRPr="003603C3">
        <w:rPr>
          <w:sz w:val="20"/>
          <w:szCs w:val="20"/>
        </w:rPr>
        <w:t xml:space="preserve"> puede que el hacer un repaso de algunos de sus pros y contras nos haga verlo de otro modo.</w:t>
      </w:r>
      <w:ins w:id="160" w:author="Usuario" w:date="2022-12-28T17:43:00Z">
        <w:r w:rsidR="00C6019C">
          <w:rPr>
            <w:sz w:val="20"/>
            <w:szCs w:val="20"/>
          </w:rPr>
          <w:t xml:space="preserve"> Al respecto:</w:t>
        </w:r>
      </w:ins>
    </w:p>
    <w:p w14:paraId="00000221" w14:textId="77777777" w:rsidR="00F57640" w:rsidRPr="003603C3" w:rsidRDefault="00F57640" w:rsidP="00834C77">
      <w:pPr>
        <w:ind w:left="425"/>
        <w:jc w:val="both"/>
        <w:rPr>
          <w:sz w:val="20"/>
          <w:szCs w:val="20"/>
        </w:rPr>
      </w:pPr>
    </w:p>
    <w:tbl>
      <w:tblPr>
        <w:tblStyle w:val="Tablaconcuadrcula"/>
        <w:tblW w:w="0" w:type="auto"/>
        <w:tblInd w:w="425" w:type="dxa"/>
        <w:tblLook w:val="04A0" w:firstRow="1" w:lastRow="0" w:firstColumn="1" w:lastColumn="0" w:noHBand="0" w:noVBand="1"/>
      </w:tblPr>
      <w:tblGrid>
        <w:gridCol w:w="4766"/>
        <w:gridCol w:w="4771"/>
      </w:tblGrid>
      <w:tr w:rsidR="00127F1D" w:rsidRPr="003603C3" w14:paraId="124EC225" w14:textId="77777777" w:rsidTr="00127F1D">
        <w:tc>
          <w:tcPr>
            <w:tcW w:w="4981" w:type="dxa"/>
          </w:tcPr>
          <w:p w14:paraId="026F3FAC" w14:textId="77777777" w:rsidR="00127F1D" w:rsidRPr="003603C3" w:rsidRDefault="00127F1D" w:rsidP="00834C77">
            <w:pPr>
              <w:spacing w:line="276" w:lineRule="auto"/>
              <w:ind w:left="425"/>
              <w:rPr>
                <w:b/>
                <w:i/>
                <w:sz w:val="20"/>
                <w:szCs w:val="20"/>
              </w:rPr>
            </w:pPr>
            <w:r w:rsidRPr="003603C3">
              <w:rPr>
                <w:b/>
                <w:i/>
                <w:sz w:val="20"/>
                <w:szCs w:val="20"/>
              </w:rPr>
              <w:t xml:space="preserve">Ventajas </w:t>
            </w:r>
          </w:p>
          <w:p w14:paraId="03C93E99" w14:textId="77777777" w:rsidR="00185CC8" w:rsidRPr="003603C3" w:rsidRDefault="00185CC8" w:rsidP="00834C77">
            <w:pPr>
              <w:spacing w:line="276" w:lineRule="auto"/>
              <w:ind w:left="425"/>
              <w:rPr>
                <w:b/>
                <w:i/>
                <w:sz w:val="20"/>
                <w:szCs w:val="20"/>
              </w:rPr>
            </w:pPr>
          </w:p>
          <w:p w14:paraId="00EA66DB" w14:textId="77777777" w:rsidR="00127F1D" w:rsidRPr="003603C3" w:rsidRDefault="00127F1D">
            <w:pPr>
              <w:numPr>
                <w:ilvl w:val="0"/>
                <w:numId w:val="26"/>
              </w:numPr>
              <w:spacing w:line="276" w:lineRule="auto"/>
              <w:jc w:val="both"/>
              <w:rPr>
                <w:sz w:val="20"/>
                <w:szCs w:val="20"/>
              </w:rPr>
              <w:pPrChange w:id="161" w:author="Usuario" w:date="2022-12-28T17:43:00Z">
                <w:pPr>
                  <w:numPr>
                    <w:numId w:val="6"/>
                  </w:numPr>
                  <w:spacing w:line="276" w:lineRule="auto"/>
                  <w:ind w:left="708" w:hanging="285"/>
                </w:pPr>
              </w:pPrChange>
            </w:pPr>
            <w:r w:rsidRPr="003603C3">
              <w:rPr>
                <w:sz w:val="20"/>
                <w:szCs w:val="20"/>
              </w:rPr>
              <w:t xml:space="preserve">Aplicar </w:t>
            </w:r>
            <w:r w:rsidRPr="003603C3">
              <w:rPr>
                <w:i/>
                <w:sz w:val="20"/>
                <w:szCs w:val="20"/>
              </w:rPr>
              <w:t>test</w:t>
            </w:r>
            <w:r w:rsidRPr="003603C3">
              <w:rPr>
                <w:sz w:val="20"/>
                <w:szCs w:val="20"/>
              </w:rPr>
              <w:t xml:space="preserve"> en nuestro código nos da seguridad y confianza en el comportamiento esperado de las lógicas que implementamos.</w:t>
            </w:r>
          </w:p>
          <w:p w14:paraId="3B7889F9" w14:textId="77777777" w:rsidR="00127F1D" w:rsidRPr="003603C3" w:rsidRDefault="00127F1D">
            <w:pPr>
              <w:numPr>
                <w:ilvl w:val="0"/>
                <w:numId w:val="26"/>
              </w:numPr>
              <w:spacing w:line="276" w:lineRule="auto"/>
              <w:jc w:val="both"/>
              <w:rPr>
                <w:sz w:val="20"/>
                <w:szCs w:val="20"/>
              </w:rPr>
              <w:pPrChange w:id="162" w:author="Usuario" w:date="2022-12-28T17:43:00Z">
                <w:pPr>
                  <w:numPr>
                    <w:numId w:val="6"/>
                  </w:numPr>
                  <w:spacing w:line="276" w:lineRule="auto"/>
                  <w:ind w:left="708" w:hanging="285"/>
                </w:pPr>
              </w:pPrChange>
            </w:pPr>
            <w:r w:rsidRPr="003603C3">
              <w:rPr>
                <w:sz w:val="20"/>
                <w:szCs w:val="20"/>
              </w:rPr>
              <w:t>Algo muy importante es que sirve como documentación para nuevos desarrolladores que trabajen en tu código.</w:t>
            </w:r>
          </w:p>
          <w:p w14:paraId="1A51D897" w14:textId="77777777" w:rsidR="00127F1D" w:rsidRPr="003603C3" w:rsidRDefault="00127F1D">
            <w:pPr>
              <w:numPr>
                <w:ilvl w:val="0"/>
                <w:numId w:val="26"/>
              </w:numPr>
              <w:spacing w:line="276" w:lineRule="auto"/>
              <w:jc w:val="both"/>
              <w:rPr>
                <w:sz w:val="20"/>
                <w:szCs w:val="20"/>
              </w:rPr>
              <w:pPrChange w:id="163" w:author="Usuario" w:date="2022-12-28T17:43:00Z">
                <w:pPr>
                  <w:numPr>
                    <w:numId w:val="6"/>
                  </w:numPr>
                  <w:spacing w:line="276" w:lineRule="auto"/>
                  <w:ind w:left="708" w:hanging="285"/>
                </w:pPr>
              </w:pPrChange>
            </w:pPr>
            <w:r w:rsidRPr="003603C3">
              <w:rPr>
                <w:sz w:val="20"/>
                <w:szCs w:val="20"/>
              </w:rPr>
              <w:t>Nos obliga a implementar las cosas enfocándonos siempre a su testeo.</w:t>
            </w:r>
          </w:p>
          <w:p w14:paraId="50EED5FF" w14:textId="77777777" w:rsidR="00127F1D" w:rsidRPr="003603C3" w:rsidRDefault="00127F1D">
            <w:pPr>
              <w:numPr>
                <w:ilvl w:val="0"/>
                <w:numId w:val="26"/>
              </w:numPr>
              <w:spacing w:line="276" w:lineRule="auto"/>
              <w:jc w:val="both"/>
              <w:rPr>
                <w:sz w:val="20"/>
                <w:szCs w:val="20"/>
              </w:rPr>
              <w:pPrChange w:id="164" w:author="Usuario" w:date="2022-12-28T17:43:00Z">
                <w:pPr>
                  <w:numPr>
                    <w:numId w:val="6"/>
                  </w:numPr>
                  <w:spacing w:line="276" w:lineRule="auto"/>
                  <w:ind w:left="708" w:hanging="285"/>
                </w:pPr>
              </w:pPrChange>
            </w:pPr>
            <w:r w:rsidRPr="003603C3">
              <w:rPr>
                <w:sz w:val="20"/>
                <w:szCs w:val="20"/>
              </w:rPr>
              <w:t>Nos ayuda a anticipar y localizar posibles bugs de manera más rápida y eficiente.</w:t>
            </w:r>
          </w:p>
          <w:p w14:paraId="759479DD" w14:textId="77777777" w:rsidR="00127F1D" w:rsidRPr="003603C3" w:rsidRDefault="00127F1D">
            <w:pPr>
              <w:numPr>
                <w:ilvl w:val="0"/>
                <w:numId w:val="26"/>
              </w:numPr>
              <w:spacing w:line="276" w:lineRule="auto"/>
              <w:jc w:val="both"/>
              <w:rPr>
                <w:sz w:val="20"/>
                <w:szCs w:val="20"/>
              </w:rPr>
              <w:pPrChange w:id="165" w:author="Usuario" w:date="2022-12-28T17:43:00Z">
                <w:pPr>
                  <w:numPr>
                    <w:numId w:val="6"/>
                  </w:numPr>
                  <w:spacing w:line="276" w:lineRule="auto"/>
                  <w:ind w:left="708" w:hanging="285"/>
                </w:pPr>
              </w:pPrChange>
            </w:pPr>
            <w:r w:rsidRPr="003603C3">
              <w:rPr>
                <w:sz w:val="20"/>
                <w:szCs w:val="20"/>
              </w:rPr>
              <w:t>Nos convierte en mejores profesionales.</w:t>
            </w:r>
          </w:p>
          <w:p w14:paraId="5C141882" w14:textId="77777777" w:rsidR="00127F1D" w:rsidRPr="003603C3" w:rsidRDefault="00127F1D" w:rsidP="00834C77">
            <w:pPr>
              <w:spacing w:line="276" w:lineRule="auto"/>
              <w:ind w:left="425"/>
              <w:rPr>
                <w:sz w:val="20"/>
                <w:szCs w:val="20"/>
              </w:rPr>
            </w:pPr>
          </w:p>
          <w:p w14:paraId="67535360" w14:textId="77777777" w:rsidR="00127F1D" w:rsidRPr="003603C3" w:rsidRDefault="00127F1D" w:rsidP="00834C77">
            <w:pPr>
              <w:spacing w:line="276" w:lineRule="auto"/>
              <w:jc w:val="both"/>
              <w:rPr>
                <w:sz w:val="20"/>
                <w:szCs w:val="20"/>
              </w:rPr>
            </w:pPr>
          </w:p>
        </w:tc>
        <w:tc>
          <w:tcPr>
            <w:tcW w:w="4981" w:type="dxa"/>
          </w:tcPr>
          <w:p w14:paraId="066B4D61" w14:textId="3A8FCF88" w:rsidR="00127F1D" w:rsidRPr="003603C3" w:rsidRDefault="00127F1D" w:rsidP="00834C77">
            <w:pPr>
              <w:spacing w:line="276" w:lineRule="auto"/>
              <w:ind w:left="425"/>
              <w:rPr>
                <w:b/>
                <w:i/>
                <w:sz w:val="20"/>
                <w:szCs w:val="20"/>
              </w:rPr>
            </w:pPr>
            <w:r w:rsidRPr="003603C3">
              <w:rPr>
                <w:b/>
                <w:i/>
                <w:sz w:val="20"/>
                <w:szCs w:val="20"/>
              </w:rPr>
              <w:t>Desventajas</w:t>
            </w:r>
          </w:p>
          <w:p w14:paraId="5A733811" w14:textId="77777777" w:rsidR="00185CC8" w:rsidRPr="003603C3" w:rsidRDefault="00185CC8" w:rsidP="00834C77">
            <w:pPr>
              <w:spacing w:line="276" w:lineRule="auto"/>
              <w:ind w:left="425"/>
              <w:rPr>
                <w:b/>
                <w:i/>
                <w:sz w:val="20"/>
                <w:szCs w:val="20"/>
              </w:rPr>
            </w:pPr>
          </w:p>
          <w:p w14:paraId="5D8429A6" w14:textId="77777777" w:rsidR="00127F1D" w:rsidRPr="003603C3" w:rsidRDefault="00127F1D">
            <w:pPr>
              <w:numPr>
                <w:ilvl w:val="0"/>
                <w:numId w:val="27"/>
              </w:numPr>
              <w:spacing w:line="276" w:lineRule="auto"/>
              <w:jc w:val="both"/>
              <w:rPr>
                <w:sz w:val="20"/>
                <w:szCs w:val="20"/>
              </w:rPr>
              <w:pPrChange w:id="166" w:author="Usuario" w:date="2022-12-28T17:43:00Z">
                <w:pPr>
                  <w:numPr>
                    <w:numId w:val="17"/>
                  </w:numPr>
                  <w:spacing w:line="276" w:lineRule="auto"/>
                  <w:ind w:left="708" w:hanging="285"/>
                </w:pPr>
              </w:pPrChange>
            </w:pPr>
            <w:r w:rsidRPr="003603C3">
              <w:rPr>
                <w:sz w:val="20"/>
                <w:szCs w:val="20"/>
              </w:rPr>
              <w:t>Inversión de tiempo extra de desarrollo (a veces puede llegar a ser demasiado).</w:t>
            </w:r>
          </w:p>
          <w:p w14:paraId="323EB3FA" w14:textId="6EE0CABB" w:rsidR="00127F1D" w:rsidRPr="003603C3" w:rsidRDefault="00127F1D">
            <w:pPr>
              <w:numPr>
                <w:ilvl w:val="0"/>
                <w:numId w:val="27"/>
              </w:numPr>
              <w:spacing w:line="276" w:lineRule="auto"/>
              <w:jc w:val="both"/>
              <w:rPr>
                <w:sz w:val="20"/>
                <w:szCs w:val="20"/>
              </w:rPr>
              <w:pPrChange w:id="167" w:author="Usuario" w:date="2022-12-28T17:43:00Z">
                <w:pPr>
                  <w:numPr>
                    <w:numId w:val="17"/>
                  </w:numPr>
                  <w:spacing w:line="276" w:lineRule="auto"/>
                  <w:ind w:left="708" w:hanging="285"/>
                </w:pPr>
              </w:pPrChange>
            </w:pPr>
            <w:r w:rsidRPr="003603C3">
              <w:rPr>
                <w:sz w:val="20"/>
                <w:szCs w:val="20"/>
              </w:rPr>
              <w:t xml:space="preserve">No siempre es fácil testear todo (por </w:t>
            </w:r>
            <w:del w:id="168" w:author="Usuario" w:date="2022-12-28T17:43:00Z">
              <w:r w:rsidRPr="003603C3" w:rsidDel="00C6019C">
                <w:rPr>
                  <w:sz w:val="20"/>
                  <w:szCs w:val="20"/>
                </w:rPr>
                <w:delText>ejemplo</w:delText>
              </w:r>
            </w:del>
            <w:ins w:id="169" w:author="Usuario" w:date="2022-12-28T17:43:00Z">
              <w:r w:rsidR="00C6019C" w:rsidRPr="003603C3">
                <w:rPr>
                  <w:sz w:val="20"/>
                  <w:szCs w:val="20"/>
                </w:rPr>
                <w:t>ejemplo,</w:t>
              </w:r>
            </w:ins>
            <w:r w:rsidRPr="003603C3">
              <w:rPr>
                <w:sz w:val="20"/>
                <w:szCs w:val="20"/>
              </w:rPr>
              <w:t xml:space="preserve"> comportamientos de UI).</w:t>
            </w:r>
          </w:p>
          <w:p w14:paraId="2A8B3C2A" w14:textId="77777777" w:rsidR="00127F1D" w:rsidRPr="003603C3" w:rsidRDefault="00127F1D">
            <w:pPr>
              <w:numPr>
                <w:ilvl w:val="0"/>
                <w:numId w:val="27"/>
              </w:numPr>
              <w:spacing w:line="276" w:lineRule="auto"/>
              <w:jc w:val="both"/>
              <w:rPr>
                <w:sz w:val="20"/>
                <w:szCs w:val="20"/>
              </w:rPr>
              <w:pPrChange w:id="170" w:author="Usuario" w:date="2022-12-28T17:43:00Z">
                <w:pPr>
                  <w:numPr>
                    <w:numId w:val="17"/>
                  </w:numPr>
                  <w:spacing w:line="276" w:lineRule="auto"/>
                  <w:ind w:left="708" w:hanging="285"/>
                </w:pPr>
              </w:pPrChange>
            </w:pPr>
            <w:r w:rsidRPr="003603C3">
              <w:rPr>
                <w:sz w:val="20"/>
                <w:szCs w:val="20"/>
              </w:rPr>
              <w:t>No implementarlos de manera adecuada puede crearnos una falsa seguridad que puede ser peligrosa.</w:t>
            </w:r>
          </w:p>
          <w:p w14:paraId="02B26EBC" w14:textId="77777777" w:rsidR="00127F1D" w:rsidRPr="003603C3" w:rsidRDefault="00127F1D" w:rsidP="00834C77">
            <w:pPr>
              <w:spacing w:line="276" w:lineRule="auto"/>
              <w:jc w:val="both"/>
              <w:rPr>
                <w:sz w:val="20"/>
                <w:szCs w:val="20"/>
              </w:rPr>
            </w:pPr>
          </w:p>
        </w:tc>
      </w:tr>
    </w:tbl>
    <w:p w14:paraId="50E17846" w14:textId="77777777" w:rsidR="00127F1D" w:rsidRPr="003603C3" w:rsidRDefault="00127F1D" w:rsidP="00834C77">
      <w:pPr>
        <w:ind w:left="425"/>
        <w:jc w:val="both"/>
        <w:rPr>
          <w:sz w:val="20"/>
          <w:szCs w:val="20"/>
        </w:rPr>
      </w:pPr>
    </w:p>
    <w:p w14:paraId="0000022F" w14:textId="77777777" w:rsidR="00F57640" w:rsidRPr="003603C3" w:rsidRDefault="00F57640" w:rsidP="00834C77">
      <w:pPr>
        <w:ind w:left="425"/>
        <w:rPr>
          <w:sz w:val="20"/>
          <w:szCs w:val="20"/>
        </w:rPr>
      </w:pPr>
    </w:p>
    <w:p w14:paraId="00000230" w14:textId="35446957" w:rsidR="00F57640" w:rsidRDefault="00EE0A5C" w:rsidP="00834C77">
      <w:pPr>
        <w:shd w:val="clear" w:color="auto" w:fill="FBD4B4" w:themeFill="accent6" w:themeFillTint="66"/>
        <w:ind w:left="425"/>
        <w:jc w:val="both"/>
        <w:rPr>
          <w:ins w:id="171" w:author="Usuario" w:date="2022-12-28T17:44:00Z"/>
          <w:sz w:val="20"/>
          <w:szCs w:val="20"/>
        </w:rPr>
      </w:pPr>
      <w:r w:rsidRPr="003603C3">
        <w:rPr>
          <w:sz w:val="20"/>
          <w:szCs w:val="20"/>
        </w:rPr>
        <w:t>L</w:t>
      </w:r>
      <w:commentRangeStart w:id="172"/>
      <w:r w:rsidR="00EC7AD0" w:rsidRPr="003603C3">
        <w:rPr>
          <w:sz w:val="20"/>
          <w:szCs w:val="20"/>
        </w:rPr>
        <w:t xml:space="preserve">a clave está en mantener el equilibrio que las propias circunstancias de nuestro proyecto nos permitan. No se trata de hacer </w:t>
      </w:r>
      <w:r w:rsidR="00EC7AD0" w:rsidRPr="003603C3">
        <w:rPr>
          <w:i/>
          <w:sz w:val="20"/>
          <w:szCs w:val="20"/>
        </w:rPr>
        <w:t>testing</w:t>
      </w:r>
      <w:r w:rsidR="00EC7AD0" w:rsidRPr="003603C3">
        <w:rPr>
          <w:sz w:val="20"/>
          <w:szCs w:val="20"/>
        </w:rPr>
        <w:t xml:space="preserve"> de todo o de nada, siempre va a ser mejor hacerlo de algunas partes que no hacerlo de nada. </w:t>
      </w:r>
    </w:p>
    <w:p w14:paraId="1C89FDCF" w14:textId="77777777" w:rsidR="00C6019C" w:rsidRPr="003603C3" w:rsidRDefault="00C6019C" w:rsidP="00834C77">
      <w:pPr>
        <w:shd w:val="clear" w:color="auto" w:fill="FBD4B4" w:themeFill="accent6" w:themeFillTint="66"/>
        <w:ind w:left="425"/>
        <w:jc w:val="both"/>
        <w:rPr>
          <w:sz w:val="20"/>
          <w:szCs w:val="20"/>
        </w:rPr>
      </w:pPr>
    </w:p>
    <w:p w14:paraId="00000231" w14:textId="40767B3E" w:rsidR="00F57640" w:rsidRPr="003603C3" w:rsidRDefault="00EC7AD0" w:rsidP="00834C77">
      <w:pPr>
        <w:shd w:val="clear" w:color="auto" w:fill="FBD4B4" w:themeFill="accent6" w:themeFillTint="66"/>
        <w:ind w:left="425"/>
        <w:jc w:val="both"/>
        <w:rPr>
          <w:sz w:val="20"/>
          <w:szCs w:val="20"/>
        </w:rPr>
      </w:pPr>
      <w:r w:rsidRPr="003603C3">
        <w:rPr>
          <w:sz w:val="20"/>
          <w:szCs w:val="20"/>
        </w:rPr>
        <w:t>Por ello</w:t>
      </w:r>
      <w:ins w:id="173" w:author="Usuario" w:date="2022-12-28T17:44:00Z">
        <w:r w:rsidR="00C6019C">
          <w:rPr>
            <w:sz w:val="20"/>
            <w:szCs w:val="20"/>
          </w:rPr>
          <w:t>,</w:t>
        </w:r>
      </w:ins>
      <w:r w:rsidRPr="003603C3">
        <w:rPr>
          <w:sz w:val="20"/>
          <w:szCs w:val="20"/>
        </w:rPr>
        <w:t xml:space="preserve"> creo que es posible buscar siempre un balance que nos permita llevar adelante el desarrollo de nuestro proyecto de manera que encaje en tiempos/planificaciones y, a su vez, tenga en cuenta la implementación de </w:t>
      </w:r>
      <w:r w:rsidR="00127F1D" w:rsidRPr="003603C3">
        <w:rPr>
          <w:i/>
          <w:sz w:val="20"/>
          <w:szCs w:val="20"/>
        </w:rPr>
        <w:t>test</w:t>
      </w:r>
      <w:r w:rsidRPr="003603C3">
        <w:rPr>
          <w:sz w:val="20"/>
          <w:szCs w:val="20"/>
        </w:rPr>
        <w:t xml:space="preserve"> en la medida de lo posible (un enfoque correcto serí</w:t>
      </w:r>
      <w:r w:rsidR="00127F1D" w:rsidRPr="003603C3">
        <w:rPr>
          <w:sz w:val="20"/>
          <w:szCs w:val="20"/>
        </w:rPr>
        <w:t xml:space="preserve">a por ejemplo priorizar </w:t>
      </w:r>
      <w:r w:rsidR="00127F1D" w:rsidRPr="003603C3">
        <w:rPr>
          <w:i/>
          <w:sz w:val="20"/>
          <w:szCs w:val="20"/>
        </w:rPr>
        <w:t>U</w:t>
      </w:r>
      <w:r w:rsidRPr="003603C3">
        <w:rPr>
          <w:i/>
          <w:sz w:val="20"/>
          <w:szCs w:val="20"/>
        </w:rPr>
        <w:t>nit</w:t>
      </w:r>
      <w:r w:rsidRPr="003603C3">
        <w:rPr>
          <w:sz w:val="20"/>
          <w:szCs w:val="20"/>
        </w:rPr>
        <w:t xml:space="preserve"> </w:t>
      </w:r>
      <w:r w:rsidRPr="003603C3">
        <w:rPr>
          <w:i/>
          <w:sz w:val="20"/>
          <w:szCs w:val="20"/>
        </w:rPr>
        <w:t>testing</w:t>
      </w:r>
      <w:r w:rsidRPr="003603C3">
        <w:rPr>
          <w:sz w:val="20"/>
          <w:szCs w:val="20"/>
        </w:rPr>
        <w:t xml:space="preserve"> para aquellas mecánicas que consideremos más importantes o prioritarias).</w:t>
      </w:r>
      <w:commentRangeEnd w:id="172"/>
      <w:r w:rsidR="00127F1D" w:rsidRPr="003603C3">
        <w:rPr>
          <w:rStyle w:val="Refdecomentario"/>
          <w:sz w:val="20"/>
          <w:szCs w:val="20"/>
        </w:rPr>
        <w:commentReference w:id="172"/>
      </w:r>
    </w:p>
    <w:p w14:paraId="00000232" w14:textId="77777777" w:rsidR="00F57640" w:rsidRPr="003603C3" w:rsidRDefault="00F57640" w:rsidP="00834C77">
      <w:pPr>
        <w:ind w:left="425"/>
        <w:jc w:val="both"/>
        <w:rPr>
          <w:sz w:val="20"/>
          <w:szCs w:val="20"/>
        </w:rPr>
      </w:pPr>
    </w:p>
    <w:p w14:paraId="00000233" w14:textId="79A48F8A" w:rsidR="00F57640" w:rsidRPr="003603C3" w:rsidRDefault="00EC7AD0" w:rsidP="00834C77">
      <w:pPr>
        <w:ind w:left="425"/>
        <w:rPr>
          <w:b/>
          <w:i/>
          <w:sz w:val="20"/>
          <w:szCs w:val="20"/>
        </w:rPr>
      </w:pPr>
      <w:r w:rsidRPr="00C6019C">
        <w:rPr>
          <w:b/>
          <w:sz w:val="20"/>
          <w:szCs w:val="20"/>
          <w:rPrChange w:id="174" w:author="Usuario" w:date="2022-12-28T17:44:00Z">
            <w:rPr>
              <w:b/>
              <w:i/>
              <w:sz w:val="20"/>
              <w:szCs w:val="20"/>
            </w:rPr>
          </w:rPrChange>
        </w:rPr>
        <w:t>Configurar</w:t>
      </w:r>
      <w:r w:rsidRPr="003603C3">
        <w:rPr>
          <w:b/>
          <w:i/>
          <w:sz w:val="20"/>
          <w:szCs w:val="20"/>
        </w:rPr>
        <w:t xml:space="preserve"> Test Runner</w:t>
      </w:r>
    </w:p>
    <w:p w14:paraId="783D3032" w14:textId="77777777" w:rsidR="00BA003E" w:rsidRPr="003603C3" w:rsidRDefault="00BA003E" w:rsidP="00834C77">
      <w:pPr>
        <w:ind w:left="425"/>
        <w:rPr>
          <w:b/>
          <w:i/>
          <w:sz w:val="20"/>
          <w:szCs w:val="20"/>
        </w:rPr>
      </w:pPr>
    </w:p>
    <w:p w14:paraId="00000234" w14:textId="2399EF08" w:rsidR="00F57640" w:rsidRPr="003603C3" w:rsidRDefault="00EC7AD0" w:rsidP="00834C77">
      <w:pPr>
        <w:ind w:left="425"/>
        <w:rPr>
          <w:sz w:val="20"/>
          <w:szCs w:val="20"/>
        </w:rPr>
      </w:pPr>
      <w:r w:rsidRPr="003603C3">
        <w:rPr>
          <w:sz w:val="20"/>
          <w:szCs w:val="20"/>
        </w:rPr>
        <w:t xml:space="preserve">Antes de comenzar a desarrollar el código para </w:t>
      </w:r>
      <w:r w:rsidR="00DF2E10" w:rsidRPr="003603C3">
        <w:rPr>
          <w:sz w:val="20"/>
          <w:szCs w:val="20"/>
        </w:rPr>
        <w:t>los respectivos</w:t>
      </w:r>
      <w:r w:rsidRPr="003603C3">
        <w:rPr>
          <w:sz w:val="20"/>
          <w:szCs w:val="20"/>
        </w:rPr>
        <w:t xml:space="preserve"> </w:t>
      </w:r>
      <w:r w:rsidRPr="003603C3">
        <w:rPr>
          <w:i/>
          <w:sz w:val="20"/>
          <w:szCs w:val="20"/>
        </w:rPr>
        <w:t>tests</w:t>
      </w:r>
      <w:r w:rsidRPr="003603C3">
        <w:rPr>
          <w:sz w:val="20"/>
          <w:szCs w:val="20"/>
        </w:rPr>
        <w:t xml:space="preserve">, </w:t>
      </w:r>
      <w:r w:rsidR="00DF2E10" w:rsidRPr="003603C3">
        <w:rPr>
          <w:sz w:val="20"/>
          <w:szCs w:val="20"/>
        </w:rPr>
        <w:t>se debe inicialmente</w:t>
      </w:r>
      <w:r w:rsidRPr="003603C3">
        <w:rPr>
          <w:sz w:val="20"/>
          <w:szCs w:val="20"/>
        </w:rPr>
        <w:t xml:space="preserve"> configurar </w:t>
      </w:r>
      <w:r w:rsidRPr="003603C3">
        <w:rPr>
          <w:i/>
          <w:sz w:val="20"/>
          <w:szCs w:val="20"/>
        </w:rPr>
        <w:t>Test Runner,</w:t>
      </w:r>
      <w:r w:rsidRPr="003603C3">
        <w:rPr>
          <w:sz w:val="20"/>
          <w:szCs w:val="20"/>
        </w:rPr>
        <w:t xml:space="preserve"> que es la herramienta que viene integrada con </w:t>
      </w:r>
      <w:r w:rsidRPr="003603C3">
        <w:rPr>
          <w:i/>
          <w:sz w:val="20"/>
          <w:szCs w:val="20"/>
        </w:rPr>
        <w:t>Unity</w:t>
      </w:r>
      <w:r w:rsidRPr="003603C3">
        <w:rPr>
          <w:sz w:val="20"/>
          <w:szCs w:val="20"/>
        </w:rPr>
        <w:t xml:space="preserve"> para gestionar todo lo relacionado con </w:t>
      </w:r>
      <w:r w:rsidR="006E196C" w:rsidRPr="003603C3">
        <w:rPr>
          <w:i/>
          <w:sz w:val="20"/>
          <w:szCs w:val="20"/>
        </w:rPr>
        <w:t>U</w:t>
      </w:r>
      <w:r w:rsidRPr="003603C3">
        <w:rPr>
          <w:i/>
          <w:sz w:val="20"/>
          <w:szCs w:val="20"/>
        </w:rPr>
        <w:t>nit testing</w:t>
      </w:r>
      <w:r w:rsidRPr="003603C3">
        <w:rPr>
          <w:sz w:val="20"/>
          <w:szCs w:val="20"/>
        </w:rPr>
        <w:t xml:space="preserve"> y la cual utiliza el </w:t>
      </w:r>
      <w:r w:rsidRPr="003603C3">
        <w:rPr>
          <w:i/>
          <w:sz w:val="20"/>
          <w:szCs w:val="20"/>
        </w:rPr>
        <w:t>framework NUnit</w:t>
      </w:r>
      <w:r w:rsidRPr="003603C3">
        <w:rPr>
          <w:sz w:val="20"/>
          <w:szCs w:val="20"/>
        </w:rPr>
        <w:t>.</w:t>
      </w:r>
      <w:r w:rsidR="00B61826" w:rsidRPr="003603C3">
        <w:rPr>
          <w:sz w:val="20"/>
          <w:szCs w:val="20"/>
        </w:rPr>
        <w:t xml:space="preserve"> Veamos los siguientes pasos:</w:t>
      </w:r>
    </w:p>
    <w:p w14:paraId="66D89A69" w14:textId="77777777" w:rsidR="000000CC" w:rsidRPr="003603C3" w:rsidRDefault="000000CC" w:rsidP="00834C77">
      <w:pPr>
        <w:ind w:left="425"/>
        <w:rPr>
          <w:sz w:val="20"/>
          <w:szCs w:val="20"/>
        </w:rPr>
      </w:pPr>
    </w:p>
    <w:p w14:paraId="6696D924" w14:textId="77777777" w:rsidR="001140EE" w:rsidRPr="003603C3" w:rsidRDefault="001140EE" w:rsidP="00834C77">
      <w:pPr>
        <w:ind w:left="425"/>
        <w:rPr>
          <w:sz w:val="20"/>
          <w:szCs w:val="20"/>
        </w:rPr>
      </w:pPr>
    </w:p>
    <w:p w14:paraId="10BF4800" w14:textId="6E5B6601" w:rsidR="00B66C76" w:rsidRPr="003603C3" w:rsidRDefault="00B66C76" w:rsidP="001140EE">
      <w:pPr>
        <w:ind w:left="425"/>
        <w:rPr>
          <w:sz w:val="20"/>
          <w:szCs w:val="20"/>
        </w:rPr>
      </w:pPr>
      <w:r w:rsidRPr="003603C3">
        <w:rPr>
          <w:noProof/>
          <w:lang w:val="en-US" w:eastAsia="en-US"/>
        </w:rPr>
        <mc:AlternateContent>
          <mc:Choice Requires="wps">
            <w:drawing>
              <wp:anchor distT="0" distB="0" distL="114300" distR="114300" simplePos="0" relativeHeight="251659264" behindDoc="0" locked="0" layoutInCell="1" hidden="0" allowOverlap="1" wp14:anchorId="02112A93" wp14:editId="4C24AAE4">
                <wp:simplePos x="0" y="0"/>
                <wp:positionH relativeFrom="column">
                  <wp:posOffset>838200</wp:posOffset>
                </wp:positionH>
                <wp:positionV relativeFrom="paragraph">
                  <wp:posOffset>62865</wp:posOffset>
                </wp:positionV>
                <wp:extent cx="4800600" cy="1066800"/>
                <wp:effectExtent l="0" t="0" r="0" b="0"/>
                <wp:wrapNone/>
                <wp:docPr id="12" name="Rectángulo 12"/>
                <wp:cNvGraphicFramePr/>
                <a:graphic xmlns:a="http://schemas.openxmlformats.org/drawingml/2006/main">
                  <a:graphicData uri="http://schemas.microsoft.com/office/word/2010/wordprocessingShape">
                    <wps:wsp>
                      <wps:cNvSpPr/>
                      <wps:spPr>
                        <a:xfrm>
                          <a:off x="0" y="0"/>
                          <a:ext cx="4800600" cy="1066800"/>
                        </a:xfrm>
                        <a:prstGeom prst="rect">
                          <a:avLst/>
                        </a:prstGeom>
                        <a:solidFill>
                          <a:srgbClr val="FBD4B4"/>
                        </a:solidFill>
                        <a:ln w="9525" cap="flat" cmpd="sng">
                          <a:solidFill>
                            <a:srgbClr val="000000"/>
                          </a:solidFill>
                          <a:prstDash val="solid"/>
                          <a:round/>
                          <a:headEnd type="none" w="sm" len="sm"/>
                          <a:tailEnd type="none" w="sm" len="sm"/>
                        </a:ln>
                      </wps:spPr>
                      <wps:txbx>
                        <w:txbxContent>
                          <w:p w14:paraId="1539E12C" w14:textId="25D87A2B" w:rsidR="00C152A1" w:rsidRPr="0067568F" w:rsidRDefault="00C152A1" w:rsidP="00B66C76">
                            <w:pPr>
                              <w:spacing w:line="275" w:lineRule="auto"/>
                              <w:jc w:val="center"/>
                              <w:textDirection w:val="btLr"/>
                              <w:rPr>
                                <w:i/>
                                <w:rPrChange w:id="175" w:author="Usuario" w:date="2022-12-28T17:45:00Z">
                                  <w:rPr/>
                                </w:rPrChange>
                              </w:rPr>
                            </w:pPr>
                            <w:r>
                              <w:rPr>
                                <w:b/>
                                <w:color w:val="000000"/>
                                <w:sz w:val="20"/>
                              </w:rPr>
                              <w:t>Video tuto</w:t>
                            </w:r>
                            <w:r w:rsidR="002E42C0">
                              <w:rPr>
                                <w:b/>
                                <w:color w:val="000000"/>
                                <w:sz w:val="20"/>
                              </w:rPr>
                              <w:t xml:space="preserve">rial </w:t>
                            </w:r>
                            <w:r w:rsidRPr="0067568F">
                              <w:rPr>
                                <w:b/>
                                <w:i/>
                                <w:color w:val="000000"/>
                                <w:sz w:val="20"/>
                                <w:rPrChange w:id="176" w:author="Usuario" w:date="2022-12-28T17:45:00Z">
                                  <w:rPr>
                                    <w:b/>
                                    <w:color w:val="000000"/>
                                    <w:sz w:val="20"/>
                                  </w:rPr>
                                </w:rPrChange>
                              </w:rPr>
                              <w:t>Framework</w:t>
                            </w:r>
                            <w:ins w:id="177" w:author="Usuario" w:date="2022-12-28T17:45:00Z">
                              <w:r w:rsidR="0067568F">
                                <w:rPr>
                                  <w:b/>
                                  <w:i/>
                                  <w:color w:val="000000"/>
                                  <w:sz w:val="20"/>
                                </w:rPr>
                                <w:t xml:space="preserve"> </w:t>
                              </w:r>
                            </w:ins>
                            <w:r w:rsidRPr="0067568F">
                              <w:rPr>
                                <w:b/>
                                <w:i/>
                                <w:color w:val="000000"/>
                                <w:sz w:val="20"/>
                                <w:rPrChange w:id="178" w:author="Usuario" w:date="2022-12-28T17:45:00Z">
                                  <w:rPr>
                                    <w:b/>
                                    <w:color w:val="000000"/>
                                    <w:sz w:val="20"/>
                                  </w:rPr>
                                </w:rPrChange>
                              </w:rPr>
                              <w:t>Test</w:t>
                            </w:r>
                            <w:ins w:id="179" w:author="Usuario" w:date="2022-12-28T17:45:00Z">
                              <w:r w:rsidR="0067568F">
                                <w:rPr>
                                  <w:b/>
                                  <w:i/>
                                  <w:color w:val="000000"/>
                                  <w:sz w:val="20"/>
                                </w:rPr>
                                <w:t xml:space="preserve"> </w:t>
                              </w:r>
                            </w:ins>
                            <w:r w:rsidRPr="0067568F">
                              <w:rPr>
                                <w:b/>
                                <w:i/>
                                <w:color w:val="000000"/>
                                <w:sz w:val="20"/>
                                <w:rPrChange w:id="180" w:author="Usuario" w:date="2022-12-28T17:45:00Z">
                                  <w:rPr>
                                    <w:b/>
                                    <w:color w:val="000000"/>
                                    <w:sz w:val="20"/>
                                  </w:rPr>
                                </w:rPrChange>
                              </w:rPr>
                              <w:t>Runner</w:t>
                            </w:r>
                          </w:p>
                          <w:p w14:paraId="68801F29" w14:textId="77777777" w:rsidR="00C152A1" w:rsidRDefault="00C152A1" w:rsidP="00B66C76">
                            <w:pPr>
                              <w:spacing w:line="275" w:lineRule="auto"/>
                              <w:jc w:val="both"/>
                              <w:textDirection w:val="btLr"/>
                              <w:rPr>
                                <w:color w:val="000000"/>
                                <w:sz w:val="20"/>
                              </w:rPr>
                            </w:pPr>
                          </w:p>
                          <w:p w14:paraId="1638615B" w14:textId="4FE8A603" w:rsidR="00C152A1" w:rsidRDefault="00C152A1" w:rsidP="00B66C76">
                            <w:pPr>
                              <w:spacing w:line="275" w:lineRule="auto"/>
                              <w:jc w:val="both"/>
                              <w:textDirection w:val="btLr"/>
                            </w:pPr>
                            <w:r>
                              <w:rPr>
                                <w:color w:val="000000"/>
                                <w:sz w:val="20"/>
                              </w:rPr>
                              <w:t>Con el fin de contextualizarlo de una mejor manera sobre este tema, le invitamos a que revise el siguiente video tutorial, se recomienda su descarga</w:t>
                            </w:r>
                            <w:ins w:id="181" w:author="Usuario" w:date="2022-12-28T18:06:00Z">
                              <w:r w:rsidR="001C45DB">
                                <w:rPr>
                                  <w:color w:val="000000"/>
                                  <w:sz w:val="20"/>
                                </w:rPr>
                                <w:t>:</w:t>
                              </w:r>
                            </w:ins>
                            <w:del w:id="182" w:author="Usuario" w:date="2022-12-28T18:06:00Z">
                              <w:r w:rsidDel="001C45DB">
                                <w:rPr>
                                  <w:color w:val="000000"/>
                                  <w:sz w:val="20"/>
                                </w:rPr>
                                <w:delText xml:space="preserve">. </w:delText>
                              </w:r>
                            </w:del>
                          </w:p>
                          <w:p w14:paraId="0BFBA466" w14:textId="77777777" w:rsidR="00C152A1" w:rsidRDefault="00C152A1" w:rsidP="00B66C76">
                            <w:pPr>
                              <w:spacing w:line="275" w:lineRule="auto"/>
                              <w:jc w:val="both"/>
                              <w:textDirection w:val="btLr"/>
                            </w:pPr>
                          </w:p>
                          <w:p w14:paraId="4FDE8358" w14:textId="77777777" w:rsidR="00C152A1" w:rsidRDefault="00C152A1" w:rsidP="00B66C76">
                            <w:pPr>
                              <w:spacing w:line="275" w:lineRule="auto"/>
                              <w:jc w:val="center"/>
                              <w:textDirection w:val="btLr"/>
                            </w:pPr>
                          </w:p>
                          <w:p w14:paraId="266199D7" w14:textId="77777777" w:rsidR="00C152A1" w:rsidRDefault="00C152A1" w:rsidP="00B66C76">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2112A93" id="Rectángulo 12" o:spid="_x0000_s1027" style="position:absolute;left:0;text-align:left;margin-left:66pt;margin-top:4.95pt;width:378pt;height: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" fillcolor="#fbd4b4">
                <v:stroke startarrowwidth="narrow" startarrowlength="short" endarrowwidth="narrow" endarrowlength="short" joinstyle="round"/>
                <v:textbox inset="2.53958mm,1.2694mm,2.53958mm,1.2694mm">
                  <w:txbxContent>
                    <w:p w14:paraId="1539E12C" w14:textId="25D87A2B" w:rsidR="00C152A1" w:rsidRPr="0067568F" w:rsidRDefault="00C152A1" w:rsidP="00B66C76">
                      <w:pPr>
                        <w:spacing w:line="275" w:lineRule="auto"/>
                        <w:jc w:val="center"/>
                        <w:textDirection w:val="btLr"/>
                        <w:rPr>
                          <w:i/>
                          <w:rPrChange w:id="164" w:author="Usuario" w:date="2022-12-28T17:45:00Z">
                            <w:rPr/>
                          </w:rPrChange>
                        </w:rPr>
                      </w:pPr>
                      <w:r>
                        <w:rPr>
                          <w:b/>
                          <w:color w:val="000000"/>
                          <w:sz w:val="20"/>
                        </w:rPr>
                        <w:t>Video tuto</w:t>
                      </w:r>
                      <w:r w:rsidR="002E42C0">
                        <w:rPr>
                          <w:b/>
                          <w:color w:val="000000"/>
                          <w:sz w:val="20"/>
                        </w:rPr>
                        <w:t xml:space="preserve">rial </w:t>
                      </w:r>
                      <w:r w:rsidRPr="0067568F">
                        <w:rPr>
                          <w:b/>
                          <w:i/>
                          <w:color w:val="000000"/>
                          <w:sz w:val="20"/>
                          <w:rPrChange w:id="165" w:author="Usuario" w:date="2022-12-28T17:45:00Z">
                            <w:rPr>
                              <w:b/>
                              <w:color w:val="000000"/>
                              <w:sz w:val="20"/>
                            </w:rPr>
                          </w:rPrChange>
                        </w:rPr>
                        <w:t>Framework</w:t>
                      </w:r>
                      <w:ins w:id="166" w:author="Usuario" w:date="2022-12-28T17:45:00Z">
                        <w:r w:rsidR="0067568F">
                          <w:rPr>
                            <w:b/>
                            <w:i/>
                            <w:color w:val="000000"/>
                            <w:sz w:val="20"/>
                          </w:rPr>
                          <w:t xml:space="preserve"> </w:t>
                        </w:r>
                      </w:ins>
                      <w:r w:rsidRPr="0067568F">
                        <w:rPr>
                          <w:b/>
                          <w:i/>
                          <w:color w:val="000000"/>
                          <w:sz w:val="20"/>
                          <w:rPrChange w:id="167" w:author="Usuario" w:date="2022-12-28T17:45:00Z">
                            <w:rPr>
                              <w:b/>
                              <w:color w:val="000000"/>
                              <w:sz w:val="20"/>
                            </w:rPr>
                          </w:rPrChange>
                        </w:rPr>
                        <w:t>Test</w:t>
                      </w:r>
                      <w:ins w:id="168" w:author="Usuario" w:date="2022-12-28T17:45:00Z">
                        <w:r w:rsidR="0067568F">
                          <w:rPr>
                            <w:b/>
                            <w:i/>
                            <w:color w:val="000000"/>
                            <w:sz w:val="20"/>
                          </w:rPr>
                          <w:t xml:space="preserve"> </w:t>
                        </w:r>
                      </w:ins>
                      <w:r w:rsidRPr="0067568F">
                        <w:rPr>
                          <w:b/>
                          <w:i/>
                          <w:color w:val="000000"/>
                          <w:sz w:val="20"/>
                          <w:rPrChange w:id="169" w:author="Usuario" w:date="2022-12-28T17:45:00Z">
                            <w:rPr>
                              <w:b/>
                              <w:color w:val="000000"/>
                              <w:sz w:val="20"/>
                            </w:rPr>
                          </w:rPrChange>
                        </w:rPr>
                        <w:t>Runner</w:t>
                      </w:r>
                    </w:p>
                    <w:p w14:paraId="68801F29" w14:textId="77777777" w:rsidR="00C152A1" w:rsidRDefault="00C152A1" w:rsidP="00B66C76">
                      <w:pPr>
                        <w:spacing w:line="275" w:lineRule="auto"/>
                        <w:jc w:val="both"/>
                        <w:textDirection w:val="btLr"/>
                        <w:rPr>
                          <w:color w:val="000000"/>
                          <w:sz w:val="20"/>
                        </w:rPr>
                      </w:pPr>
                    </w:p>
                    <w:p w14:paraId="1638615B" w14:textId="4FE8A603" w:rsidR="00C152A1" w:rsidRDefault="00C152A1" w:rsidP="00B66C76">
                      <w:pPr>
                        <w:spacing w:line="275" w:lineRule="auto"/>
                        <w:jc w:val="both"/>
                        <w:textDirection w:val="btLr"/>
                      </w:pPr>
                      <w:r>
                        <w:rPr>
                          <w:color w:val="000000"/>
                          <w:sz w:val="20"/>
                        </w:rPr>
                        <w:t>Con el fin de contextualizarlo de una mejor manera sobre este tema, le invitamos a que revise el siguiente video tutorial, se recomienda su descarga</w:t>
                      </w:r>
                      <w:ins w:id="170" w:author="Usuario" w:date="2022-12-28T18:06:00Z">
                        <w:r w:rsidR="001C45DB">
                          <w:rPr>
                            <w:color w:val="000000"/>
                            <w:sz w:val="20"/>
                          </w:rPr>
                          <w:t>:</w:t>
                        </w:r>
                      </w:ins>
                      <w:del w:id="171" w:author="Usuario" w:date="2022-12-28T18:06:00Z">
                        <w:r w:rsidDel="001C45DB">
                          <w:rPr>
                            <w:color w:val="000000"/>
                            <w:sz w:val="20"/>
                          </w:rPr>
                          <w:delText xml:space="preserve">. </w:delText>
                        </w:r>
                      </w:del>
                    </w:p>
                    <w:p w14:paraId="0BFBA466" w14:textId="77777777" w:rsidR="00C152A1" w:rsidRDefault="00C152A1" w:rsidP="00B66C76">
                      <w:pPr>
                        <w:spacing w:line="275" w:lineRule="auto"/>
                        <w:jc w:val="both"/>
                        <w:textDirection w:val="btLr"/>
                      </w:pPr>
                    </w:p>
                    <w:p w14:paraId="4FDE8358" w14:textId="77777777" w:rsidR="00C152A1" w:rsidRDefault="00C152A1" w:rsidP="00B66C76">
                      <w:pPr>
                        <w:spacing w:line="275" w:lineRule="auto"/>
                        <w:jc w:val="center"/>
                        <w:textDirection w:val="btLr"/>
                      </w:pPr>
                    </w:p>
                    <w:p w14:paraId="266199D7" w14:textId="77777777" w:rsidR="00C152A1" w:rsidRDefault="00C152A1" w:rsidP="00B66C76">
                      <w:pPr>
                        <w:spacing w:line="275" w:lineRule="auto"/>
                        <w:jc w:val="center"/>
                        <w:textDirection w:val="btLr"/>
                      </w:pPr>
                    </w:p>
                  </w:txbxContent>
                </v:textbox>
              </v:rect>
            </w:pict>
          </mc:Fallback>
        </mc:AlternateContent>
      </w:r>
    </w:p>
    <w:p w14:paraId="00000252" w14:textId="736FFEE5" w:rsidR="00F57640" w:rsidRPr="003603C3" w:rsidRDefault="00B66C76" w:rsidP="00834C77">
      <w:pPr>
        <w:rPr>
          <w:sz w:val="20"/>
          <w:szCs w:val="20"/>
        </w:rPr>
      </w:pPr>
      <w:r w:rsidRPr="003603C3">
        <w:rPr>
          <w:sz w:val="20"/>
          <w:szCs w:val="20"/>
        </w:rPr>
        <w:tab/>
      </w:r>
      <w:r w:rsidRPr="003603C3">
        <w:rPr>
          <w:sz w:val="20"/>
          <w:szCs w:val="20"/>
        </w:rPr>
        <w:tab/>
      </w:r>
      <w:r w:rsidRPr="003603C3">
        <w:rPr>
          <w:rStyle w:val="Refdecomentario"/>
        </w:rPr>
        <w:commentReference w:id="183"/>
      </w:r>
    </w:p>
    <w:p w14:paraId="77FA7529" w14:textId="77777777" w:rsidR="00B66C76" w:rsidRPr="003603C3" w:rsidRDefault="00B66C76" w:rsidP="00834C77">
      <w:pPr>
        <w:rPr>
          <w:sz w:val="20"/>
          <w:szCs w:val="20"/>
        </w:rPr>
      </w:pPr>
    </w:p>
    <w:p w14:paraId="186BD068" w14:textId="77777777" w:rsidR="00B66C76" w:rsidRPr="003603C3" w:rsidRDefault="00B66C76" w:rsidP="00834C77">
      <w:pPr>
        <w:rPr>
          <w:sz w:val="20"/>
          <w:szCs w:val="20"/>
        </w:rPr>
      </w:pPr>
    </w:p>
    <w:p w14:paraId="7B26DE20" w14:textId="77777777" w:rsidR="00B66C76" w:rsidRPr="003603C3" w:rsidRDefault="00B66C76" w:rsidP="00834C77">
      <w:pPr>
        <w:rPr>
          <w:sz w:val="20"/>
          <w:szCs w:val="20"/>
        </w:rPr>
      </w:pPr>
    </w:p>
    <w:p w14:paraId="1D24623F" w14:textId="77777777" w:rsidR="00B66C76" w:rsidRPr="003603C3" w:rsidRDefault="00B66C76" w:rsidP="00834C77">
      <w:pPr>
        <w:rPr>
          <w:sz w:val="20"/>
          <w:szCs w:val="20"/>
        </w:rPr>
      </w:pPr>
    </w:p>
    <w:p w14:paraId="24526235" w14:textId="77777777" w:rsidR="00B72BE1" w:rsidRPr="003603C3" w:rsidRDefault="00B72BE1" w:rsidP="00B72BE1">
      <w:pPr>
        <w:jc w:val="both"/>
        <w:rPr>
          <w:sz w:val="20"/>
          <w:szCs w:val="20"/>
        </w:rPr>
      </w:pPr>
    </w:p>
    <w:p w14:paraId="078E56B6" w14:textId="14D31BE2" w:rsidR="00B72BE1" w:rsidRPr="003603C3" w:rsidRDefault="00B72BE1" w:rsidP="00B72BE1">
      <w:pPr>
        <w:jc w:val="both"/>
        <w:rPr>
          <w:sz w:val="20"/>
          <w:szCs w:val="20"/>
        </w:rPr>
      </w:pPr>
      <w:r w:rsidRPr="003603C3">
        <w:rPr>
          <w:b/>
          <w:sz w:val="20"/>
          <w:szCs w:val="20"/>
        </w:rPr>
        <w:t xml:space="preserve">Ejercicio práctico: </w:t>
      </w:r>
      <w:r w:rsidR="0096196B" w:rsidRPr="003603C3">
        <w:rPr>
          <w:sz w:val="20"/>
          <w:szCs w:val="20"/>
        </w:rPr>
        <w:t>querido aprendiz,</w:t>
      </w:r>
      <w:r w:rsidR="0096196B" w:rsidRPr="003603C3">
        <w:rPr>
          <w:b/>
          <w:sz w:val="20"/>
          <w:szCs w:val="20"/>
        </w:rPr>
        <w:t xml:space="preserve"> </w:t>
      </w:r>
      <w:r w:rsidRPr="003603C3">
        <w:rPr>
          <w:sz w:val="20"/>
          <w:szCs w:val="20"/>
        </w:rPr>
        <w:t>con el</w:t>
      </w:r>
      <w:r w:rsidRPr="003603C3">
        <w:rPr>
          <w:b/>
          <w:sz w:val="20"/>
          <w:szCs w:val="20"/>
        </w:rPr>
        <w:t xml:space="preserve"> </w:t>
      </w:r>
      <w:r w:rsidRPr="003603C3">
        <w:rPr>
          <w:sz w:val="20"/>
          <w:szCs w:val="20"/>
        </w:rPr>
        <w:t xml:space="preserve">fin de iniciar la práctica de los temas que se abordan y las herramientas, le invitamos a desarrollar </w:t>
      </w:r>
      <w:del w:id="184" w:author="Usuario" w:date="2022-12-28T17:45:00Z">
        <w:r w:rsidRPr="003603C3" w:rsidDel="00B61375">
          <w:rPr>
            <w:sz w:val="20"/>
            <w:szCs w:val="20"/>
          </w:rPr>
          <w:delText>el siguiente</w:delText>
        </w:r>
      </w:del>
      <w:ins w:id="185" w:author="Usuario" w:date="2022-12-28T17:45:00Z">
        <w:r w:rsidR="00B61375">
          <w:rPr>
            <w:sz w:val="20"/>
            <w:szCs w:val="20"/>
          </w:rPr>
          <w:t>este</w:t>
        </w:r>
      </w:ins>
      <w:r w:rsidRPr="003603C3">
        <w:rPr>
          <w:sz w:val="20"/>
          <w:szCs w:val="20"/>
        </w:rPr>
        <w:t xml:space="preserve"> ejercicio, atendiendo los siguientes puntos:</w:t>
      </w:r>
    </w:p>
    <w:p w14:paraId="5CF9A86E" w14:textId="77777777" w:rsidR="00B72BE1" w:rsidRPr="003603C3" w:rsidRDefault="00B72BE1" w:rsidP="00B72BE1">
      <w:pPr>
        <w:jc w:val="both"/>
        <w:rPr>
          <w:b/>
          <w:i/>
          <w:sz w:val="20"/>
          <w:szCs w:val="20"/>
        </w:rPr>
      </w:pPr>
    </w:p>
    <w:p w14:paraId="00000277" w14:textId="2D125F5D" w:rsidR="00F57640" w:rsidRPr="003603C3" w:rsidRDefault="00EC7AD0" w:rsidP="00B72BE1">
      <w:pPr>
        <w:jc w:val="both"/>
        <w:rPr>
          <w:sz w:val="20"/>
          <w:szCs w:val="20"/>
        </w:rPr>
      </w:pPr>
      <w:r w:rsidRPr="003603C3">
        <w:rPr>
          <w:sz w:val="20"/>
          <w:szCs w:val="20"/>
        </w:rPr>
        <w:t xml:space="preserve">Es </w:t>
      </w:r>
      <w:r w:rsidR="00B72BE1" w:rsidRPr="003603C3">
        <w:rPr>
          <w:sz w:val="20"/>
          <w:szCs w:val="20"/>
        </w:rPr>
        <w:t>momento</w:t>
      </w:r>
      <w:r w:rsidRPr="003603C3">
        <w:rPr>
          <w:sz w:val="20"/>
          <w:szCs w:val="20"/>
        </w:rPr>
        <w:t xml:space="preserve"> de abrir </w:t>
      </w:r>
      <w:r w:rsidR="00B72BE1" w:rsidRPr="003603C3">
        <w:rPr>
          <w:sz w:val="20"/>
          <w:szCs w:val="20"/>
        </w:rPr>
        <w:t>su propio</w:t>
      </w:r>
      <w:r w:rsidRPr="003603C3">
        <w:rPr>
          <w:sz w:val="20"/>
          <w:szCs w:val="20"/>
        </w:rPr>
        <w:t xml:space="preserve"> script «</w:t>
      </w:r>
      <w:r w:rsidRPr="003603C3">
        <w:rPr>
          <w:i/>
          <w:sz w:val="20"/>
          <w:szCs w:val="20"/>
        </w:rPr>
        <w:t>CheckPointTests</w:t>
      </w:r>
      <w:r w:rsidRPr="003603C3">
        <w:rPr>
          <w:sz w:val="20"/>
          <w:szCs w:val="20"/>
        </w:rPr>
        <w:t>» y limpiarlo para partir de cero</w:t>
      </w:r>
      <w:r w:rsidR="00B72BE1" w:rsidRPr="003603C3">
        <w:rPr>
          <w:sz w:val="20"/>
          <w:szCs w:val="20"/>
        </w:rPr>
        <w:t>, así:</w:t>
      </w:r>
    </w:p>
    <w:p w14:paraId="00000278" w14:textId="77777777" w:rsidR="00F57640" w:rsidRPr="003603C3" w:rsidRDefault="00F57640" w:rsidP="00834C77">
      <w:pPr>
        <w:rPr>
          <w:b/>
          <w:sz w:val="20"/>
          <w:szCs w:val="20"/>
        </w:rPr>
      </w:pPr>
    </w:p>
    <w:p w14:paraId="00000279" w14:textId="77777777" w:rsidR="00F57640" w:rsidRPr="003603C3" w:rsidRDefault="00EC7AD0" w:rsidP="00834C77">
      <w:pPr>
        <w:ind w:left="425"/>
        <w:jc w:val="center"/>
        <w:rPr>
          <w:sz w:val="20"/>
          <w:szCs w:val="20"/>
        </w:rPr>
      </w:pPr>
      <w:commentRangeStart w:id="186"/>
      <w:r w:rsidRPr="003603C3">
        <w:rPr>
          <w:noProof/>
          <w:sz w:val="20"/>
          <w:szCs w:val="20"/>
          <w:lang w:val="en-US" w:eastAsia="en-US"/>
        </w:rPr>
        <w:drawing>
          <wp:inline distT="114300" distB="114300" distL="114300" distR="114300" wp14:editId="123529FC">
            <wp:extent cx="4626843" cy="1938867"/>
            <wp:effectExtent l="0" t="0" r="2540" b="4445"/>
            <wp:docPr id="1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l="19608" t="39068" r="35251" b="27177"/>
                    <a:stretch>
                      <a:fillRect/>
                    </a:stretch>
                  </pic:blipFill>
                  <pic:spPr>
                    <a:xfrm>
                      <a:off x="0" y="0"/>
                      <a:ext cx="4650628" cy="1948834"/>
                    </a:xfrm>
                    <a:prstGeom prst="rect">
                      <a:avLst/>
                    </a:prstGeom>
                    <a:ln/>
                  </pic:spPr>
                </pic:pic>
              </a:graphicData>
            </a:graphic>
          </wp:inline>
        </w:drawing>
      </w:r>
      <w:commentRangeEnd w:id="186"/>
      <w:r w:rsidR="00B61375">
        <w:rPr>
          <w:rStyle w:val="Refdecomentario"/>
        </w:rPr>
        <w:commentReference w:id="186"/>
      </w:r>
    </w:p>
    <w:p w14:paraId="0000027B" w14:textId="249A65CE" w:rsidR="00F57640" w:rsidRPr="003603C3" w:rsidRDefault="00F57640" w:rsidP="00834C77">
      <w:pPr>
        <w:jc w:val="center"/>
        <w:rPr>
          <w:sz w:val="20"/>
          <w:szCs w:val="20"/>
        </w:rPr>
      </w:pPr>
    </w:p>
    <w:p w14:paraId="0000027C" w14:textId="77777777" w:rsidR="00F57640" w:rsidRPr="003603C3" w:rsidRDefault="00F57640" w:rsidP="00834C77">
      <w:pPr>
        <w:jc w:val="both"/>
        <w:rPr>
          <w:sz w:val="20"/>
          <w:szCs w:val="20"/>
        </w:rPr>
      </w:pPr>
    </w:p>
    <w:p w14:paraId="0000027D" w14:textId="4BF14A44" w:rsidR="00F57640" w:rsidRPr="003603C3" w:rsidRDefault="00EC7AD0" w:rsidP="009179F0">
      <w:pPr>
        <w:jc w:val="both"/>
        <w:rPr>
          <w:sz w:val="20"/>
          <w:szCs w:val="20"/>
        </w:rPr>
      </w:pPr>
      <w:r w:rsidRPr="003603C3">
        <w:rPr>
          <w:sz w:val="20"/>
          <w:szCs w:val="20"/>
        </w:rPr>
        <w:t xml:space="preserve">En este ejercicio, a modo de ejemplo, </w:t>
      </w:r>
      <w:r w:rsidR="009179F0" w:rsidRPr="003603C3">
        <w:rPr>
          <w:sz w:val="20"/>
          <w:szCs w:val="20"/>
        </w:rPr>
        <w:t>se abordará</w:t>
      </w:r>
      <w:r w:rsidRPr="003603C3">
        <w:rPr>
          <w:sz w:val="20"/>
          <w:szCs w:val="20"/>
        </w:rPr>
        <w:t xml:space="preserve"> la implementación de los siguientes casos de prueba que, aunque por definición no puedan considerarse 100</w:t>
      </w:r>
      <w:ins w:id="187" w:author="Usuario" w:date="2022-12-28T17:49:00Z">
        <w:r w:rsidR="004F20C6">
          <w:rPr>
            <w:sz w:val="20"/>
            <w:szCs w:val="20"/>
          </w:rPr>
          <w:t xml:space="preserve"> </w:t>
        </w:r>
      </w:ins>
      <w:r w:rsidRPr="003603C3">
        <w:rPr>
          <w:sz w:val="20"/>
          <w:szCs w:val="20"/>
        </w:rPr>
        <w:t xml:space="preserve">% </w:t>
      </w:r>
      <w:r w:rsidRPr="003603C3">
        <w:rPr>
          <w:i/>
          <w:sz w:val="20"/>
          <w:szCs w:val="20"/>
        </w:rPr>
        <w:t>tests</w:t>
      </w:r>
      <w:r w:rsidRPr="003603C3">
        <w:rPr>
          <w:sz w:val="20"/>
          <w:szCs w:val="20"/>
        </w:rPr>
        <w:t xml:space="preserve"> unitarios</w:t>
      </w:r>
      <w:ins w:id="188" w:author="Usuario" w:date="2022-12-28T17:49:00Z">
        <w:r w:rsidR="004F20C6">
          <w:rPr>
            <w:sz w:val="20"/>
            <w:szCs w:val="20"/>
          </w:rPr>
          <w:t>,</w:t>
        </w:r>
      </w:ins>
      <w:r w:rsidRPr="003603C3">
        <w:rPr>
          <w:sz w:val="20"/>
          <w:szCs w:val="20"/>
        </w:rPr>
        <w:t xml:space="preserve"> ya que contemplan el testeo de </w:t>
      </w:r>
      <w:r w:rsidRPr="003603C3">
        <w:rPr>
          <w:i/>
          <w:sz w:val="20"/>
          <w:szCs w:val="20"/>
        </w:rPr>
        <w:t>features</w:t>
      </w:r>
      <w:r w:rsidRPr="003603C3">
        <w:rPr>
          <w:sz w:val="20"/>
          <w:szCs w:val="20"/>
        </w:rPr>
        <w:t xml:space="preserve"> más generales, son perfectamente válidos y servirán para ilustrar el desarrollo de </w:t>
      </w:r>
      <w:r w:rsidRPr="003603C3">
        <w:rPr>
          <w:i/>
          <w:sz w:val="20"/>
          <w:szCs w:val="20"/>
        </w:rPr>
        <w:t>tests</w:t>
      </w:r>
      <w:r w:rsidRPr="003603C3">
        <w:rPr>
          <w:sz w:val="20"/>
          <w:szCs w:val="20"/>
        </w:rPr>
        <w:t xml:space="preserve"> (queda a criterio </w:t>
      </w:r>
      <w:r w:rsidR="009179F0" w:rsidRPr="003603C3">
        <w:rPr>
          <w:sz w:val="20"/>
          <w:szCs w:val="20"/>
        </w:rPr>
        <w:t xml:space="preserve">propio </w:t>
      </w:r>
      <w:r w:rsidRPr="003603C3">
        <w:rPr>
          <w:sz w:val="20"/>
          <w:szCs w:val="20"/>
        </w:rPr>
        <w:t>el plantear todos los casos que estimes necesarios):</w:t>
      </w:r>
    </w:p>
    <w:p w14:paraId="0000027E" w14:textId="77777777" w:rsidR="00F57640" w:rsidRPr="003603C3" w:rsidRDefault="00F57640" w:rsidP="00834C77">
      <w:pPr>
        <w:ind w:left="425"/>
        <w:jc w:val="both"/>
        <w:rPr>
          <w:sz w:val="20"/>
          <w:szCs w:val="20"/>
        </w:rPr>
      </w:pPr>
    </w:p>
    <w:p w14:paraId="00000280" w14:textId="60A992CD" w:rsidR="00F57640" w:rsidRPr="003603C3" w:rsidRDefault="009179F0">
      <w:pPr>
        <w:numPr>
          <w:ilvl w:val="0"/>
          <w:numId w:val="28"/>
        </w:numPr>
        <w:jc w:val="both"/>
        <w:rPr>
          <w:sz w:val="20"/>
          <w:szCs w:val="20"/>
        </w:rPr>
        <w:pPrChange w:id="189" w:author="Usuario" w:date="2022-12-28T17:49:00Z">
          <w:pPr>
            <w:numPr>
              <w:numId w:val="8"/>
            </w:numPr>
            <w:ind w:left="284" w:hanging="284"/>
            <w:jc w:val="both"/>
          </w:pPr>
        </w:pPrChange>
      </w:pPr>
      <w:r w:rsidRPr="003603C3">
        <w:rPr>
          <w:sz w:val="20"/>
          <w:szCs w:val="20"/>
        </w:rPr>
        <w:t>Caso de prueba para q</w:t>
      </w:r>
      <w:r w:rsidR="00EC7AD0" w:rsidRPr="003603C3">
        <w:rPr>
          <w:sz w:val="20"/>
          <w:szCs w:val="20"/>
        </w:rPr>
        <w:t xml:space="preserve">ue un </w:t>
      </w:r>
      <w:r w:rsidR="00EC7AD0" w:rsidRPr="003603C3">
        <w:rPr>
          <w:i/>
          <w:sz w:val="20"/>
          <w:szCs w:val="20"/>
        </w:rPr>
        <w:t>checkpoint</w:t>
      </w:r>
      <w:r w:rsidR="00EC7AD0" w:rsidRPr="003603C3">
        <w:rPr>
          <w:sz w:val="20"/>
          <w:szCs w:val="20"/>
        </w:rPr>
        <w:t xml:space="preserve"> se cree correctamente.</w:t>
      </w:r>
    </w:p>
    <w:p w14:paraId="00000281" w14:textId="044362C1" w:rsidR="00F57640" w:rsidRPr="003603C3" w:rsidRDefault="009179F0">
      <w:pPr>
        <w:numPr>
          <w:ilvl w:val="0"/>
          <w:numId w:val="28"/>
        </w:numPr>
        <w:jc w:val="both"/>
        <w:rPr>
          <w:sz w:val="20"/>
          <w:szCs w:val="20"/>
        </w:rPr>
        <w:pPrChange w:id="190" w:author="Usuario" w:date="2022-12-28T17:49:00Z">
          <w:pPr>
            <w:numPr>
              <w:numId w:val="8"/>
            </w:numPr>
            <w:ind w:left="284" w:hanging="284"/>
            <w:jc w:val="both"/>
          </w:pPr>
        </w:pPrChange>
      </w:pPr>
      <w:r w:rsidRPr="003603C3">
        <w:rPr>
          <w:sz w:val="20"/>
          <w:szCs w:val="20"/>
        </w:rPr>
        <w:t>Caso de prueba para q</w:t>
      </w:r>
      <w:r w:rsidR="00EC7AD0" w:rsidRPr="003603C3">
        <w:rPr>
          <w:sz w:val="20"/>
          <w:szCs w:val="20"/>
        </w:rPr>
        <w:t xml:space="preserve">ue un </w:t>
      </w:r>
      <w:r w:rsidR="00EC7AD0" w:rsidRPr="003603C3">
        <w:rPr>
          <w:i/>
          <w:sz w:val="20"/>
          <w:szCs w:val="20"/>
        </w:rPr>
        <w:t>checkpoint</w:t>
      </w:r>
      <w:r w:rsidR="00EC7AD0" w:rsidRPr="003603C3">
        <w:rPr>
          <w:sz w:val="20"/>
          <w:szCs w:val="20"/>
        </w:rPr>
        <w:t xml:space="preserve"> sea activado por el </w:t>
      </w:r>
      <w:r w:rsidR="00EC7AD0" w:rsidRPr="003603C3">
        <w:rPr>
          <w:i/>
          <w:sz w:val="20"/>
          <w:szCs w:val="20"/>
        </w:rPr>
        <w:t>player</w:t>
      </w:r>
      <w:r w:rsidR="00EC7AD0" w:rsidRPr="003603C3">
        <w:rPr>
          <w:sz w:val="20"/>
          <w:szCs w:val="20"/>
        </w:rPr>
        <w:t xml:space="preserve"> correctamente.</w:t>
      </w:r>
    </w:p>
    <w:p w14:paraId="00000282" w14:textId="5ADF4164" w:rsidR="00F57640" w:rsidRPr="003603C3" w:rsidRDefault="009179F0">
      <w:pPr>
        <w:numPr>
          <w:ilvl w:val="0"/>
          <w:numId w:val="28"/>
        </w:numPr>
        <w:jc w:val="both"/>
        <w:rPr>
          <w:sz w:val="20"/>
          <w:szCs w:val="20"/>
        </w:rPr>
        <w:pPrChange w:id="191" w:author="Usuario" w:date="2022-12-28T17:49:00Z">
          <w:pPr>
            <w:numPr>
              <w:numId w:val="8"/>
            </w:numPr>
            <w:ind w:left="284" w:hanging="284"/>
            <w:jc w:val="both"/>
          </w:pPr>
        </w:pPrChange>
      </w:pPr>
      <w:r w:rsidRPr="003603C3">
        <w:rPr>
          <w:sz w:val="20"/>
          <w:szCs w:val="20"/>
        </w:rPr>
        <w:t>Caso de prueba para q</w:t>
      </w:r>
      <w:r w:rsidR="00EC7AD0" w:rsidRPr="003603C3">
        <w:rPr>
          <w:sz w:val="20"/>
          <w:szCs w:val="20"/>
        </w:rPr>
        <w:t xml:space="preserve">ue el </w:t>
      </w:r>
      <w:r w:rsidR="00EC7AD0" w:rsidRPr="003603C3">
        <w:rPr>
          <w:i/>
          <w:sz w:val="20"/>
          <w:szCs w:val="20"/>
        </w:rPr>
        <w:t>player</w:t>
      </w:r>
      <w:r w:rsidR="00EC7AD0" w:rsidRPr="003603C3">
        <w:rPr>
          <w:sz w:val="20"/>
          <w:szCs w:val="20"/>
        </w:rPr>
        <w:t xml:space="preserve">, tras morir, sea teletransportado al último </w:t>
      </w:r>
      <w:r w:rsidR="00EC7AD0" w:rsidRPr="003603C3">
        <w:rPr>
          <w:i/>
          <w:sz w:val="20"/>
          <w:szCs w:val="20"/>
        </w:rPr>
        <w:t>checkpoint</w:t>
      </w:r>
      <w:r w:rsidR="00EC7AD0" w:rsidRPr="003603C3">
        <w:rPr>
          <w:sz w:val="20"/>
          <w:szCs w:val="20"/>
        </w:rPr>
        <w:t xml:space="preserve"> activado.</w:t>
      </w:r>
    </w:p>
    <w:p w14:paraId="00000283" w14:textId="77777777" w:rsidR="00F57640" w:rsidRPr="003603C3" w:rsidRDefault="00F57640" w:rsidP="00834C77">
      <w:pPr>
        <w:jc w:val="both"/>
        <w:rPr>
          <w:sz w:val="20"/>
          <w:szCs w:val="20"/>
        </w:rPr>
      </w:pPr>
    </w:p>
    <w:p w14:paraId="00000285" w14:textId="4AC3AD20" w:rsidR="00F57640" w:rsidRPr="003603C3" w:rsidRDefault="009179F0" w:rsidP="009179F0">
      <w:pPr>
        <w:jc w:val="both"/>
        <w:rPr>
          <w:sz w:val="20"/>
          <w:szCs w:val="20"/>
        </w:rPr>
      </w:pPr>
      <w:r w:rsidRPr="003603C3">
        <w:rPr>
          <w:sz w:val="20"/>
          <w:szCs w:val="20"/>
        </w:rPr>
        <w:t>Debe iniciar entonces</w:t>
      </w:r>
      <w:r w:rsidR="00EC7AD0" w:rsidRPr="003603C3">
        <w:rPr>
          <w:sz w:val="20"/>
          <w:szCs w:val="20"/>
        </w:rPr>
        <w:t xml:space="preserve"> por declarar dentro de la clase</w:t>
      </w:r>
      <w:r w:rsidR="006E196C" w:rsidRPr="003603C3">
        <w:rPr>
          <w:sz w:val="20"/>
          <w:szCs w:val="20"/>
        </w:rPr>
        <w:t xml:space="preserve">, </w:t>
      </w:r>
      <w:r w:rsidR="00EC7AD0" w:rsidRPr="003603C3">
        <w:rPr>
          <w:sz w:val="20"/>
          <w:szCs w:val="20"/>
        </w:rPr>
        <w:t>las siguiente</w:t>
      </w:r>
      <w:r w:rsidRPr="003603C3">
        <w:rPr>
          <w:sz w:val="20"/>
          <w:szCs w:val="20"/>
        </w:rPr>
        <w:t>s</w:t>
      </w:r>
      <w:r w:rsidR="00EC7AD0" w:rsidRPr="003603C3">
        <w:rPr>
          <w:sz w:val="20"/>
          <w:szCs w:val="20"/>
        </w:rPr>
        <w:t xml:space="preserve"> variables que </w:t>
      </w:r>
      <w:r w:rsidRPr="003603C3">
        <w:rPr>
          <w:sz w:val="20"/>
          <w:szCs w:val="20"/>
        </w:rPr>
        <w:t>son necesarias</w:t>
      </w:r>
      <w:r w:rsidR="00EC7AD0" w:rsidRPr="003603C3">
        <w:rPr>
          <w:sz w:val="20"/>
          <w:szCs w:val="20"/>
        </w:rPr>
        <w:t xml:space="preserve"> a lo largo de las pruebas:</w:t>
      </w:r>
    </w:p>
    <w:p w14:paraId="00000286" w14:textId="77777777" w:rsidR="00F57640" w:rsidRPr="003603C3" w:rsidRDefault="00F57640" w:rsidP="00834C77">
      <w:pPr>
        <w:ind w:left="425"/>
        <w:rPr>
          <w:sz w:val="20"/>
          <w:szCs w:val="20"/>
        </w:rPr>
      </w:pPr>
    </w:p>
    <w:p w14:paraId="00000287" w14:textId="77777777" w:rsidR="00F57640" w:rsidRPr="003603C3" w:rsidRDefault="00EC7AD0" w:rsidP="00834C77">
      <w:pPr>
        <w:ind w:left="425"/>
        <w:jc w:val="center"/>
        <w:rPr>
          <w:sz w:val="20"/>
          <w:szCs w:val="20"/>
        </w:rPr>
      </w:pPr>
      <w:commentRangeStart w:id="192"/>
      <w:r w:rsidRPr="003603C3">
        <w:rPr>
          <w:noProof/>
          <w:sz w:val="20"/>
          <w:szCs w:val="20"/>
          <w:lang w:val="en-US" w:eastAsia="en-US"/>
        </w:rPr>
        <w:drawing>
          <wp:inline distT="114300" distB="114300" distL="114300" distR="114300" wp14:editId="6F40053B">
            <wp:extent cx="3293533" cy="1119801"/>
            <wp:effectExtent l="0" t="0" r="2540" b="4445"/>
            <wp:docPr id="1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l="20901" t="29147" r="49602" b="52888"/>
                    <a:stretch>
                      <a:fillRect/>
                    </a:stretch>
                  </pic:blipFill>
                  <pic:spPr>
                    <a:xfrm>
                      <a:off x="0" y="0"/>
                      <a:ext cx="3308428" cy="1124865"/>
                    </a:xfrm>
                    <a:prstGeom prst="rect">
                      <a:avLst/>
                    </a:prstGeom>
                    <a:ln/>
                  </pic:spPr>
                </pic:pic>
              </a:graphicData>
            </a:graphic>
          </wp:inline>
        </w:drawing>
      </w:r>
      <w:commentRangeEnd w:id="192"/>
      <w:r w:rsidR="004F20C6">
        <w:rPr>
          <w:rStyle w:val="Refdecomentario"/>
        </w:rPr>
        <w:commentReference w:id="192"/>
      </w:r>
    </w:p>
    <w:p w14:paraId="00000289" w14:textId="77777777" w:rsidR="00F57640" w:rsidRPr="003603C3" w:rsidRDefault="00F57640" w:rsidP="00834C77">
      <w:pPr>
        <w:ind w:left="425"/>
        <w:jc w:val="center"/>
        <w:rPr>
          <w:sz w:val="20"/>
          <w:szCs w:val="20"/>
        </w:rPr>
      </w:pPr>
    </w:p>
    <w:p w14:paraId="0000028A" w14:textId="77777777" w:rsidR="00F57640" w:rsidRPr="003603C3" w:rsidRDefault="00F57640" w:rsidP="00834C77">
      <w:pPr>
        <w:ind w:left="425"/>
        <w:jc w:val="center"/>
        <w:rPr>
          <w:sz w:val="20"/>
          <w:szCs w:val="20"/>
        </w:rPr>
      </w:pPr>
    </w:p>
    <w:p w14:paraId="0000028B" w14:textId="6C4EF4A5" w:rsidR="00F57640" w:rsidRDefault="00EC7AD0" w:rsidP="00185CC8">
      <w:pPr>
        <w:jc w:val="both"/>
        <w:rPr>
          <w:ins w:id="193" w:author="Usuario" w:date="2022-12-28T17:50:00Z"/>
          <w:sz w:val="20"/>
          <w:szCs w:val="20"/>
        </w:rPr>
      </w:pPr>
      <w:r w:rsidRPr="003603C3">
        <w:rPr>
          <w:sz w:val="20"/>
          <w:szCs w:val="20"/>
        </w:rPr>
        <w:t xml:space="preserve">Antes de </w:t>
      </w:r>
      <w:r w:rsidR="009179F0" w:rsidRPr="003603C3">
        <w:rPr>
          <w:sz w:val="20"/>
          <w:szCs w:val="20"/>
        </w:rPr>
        <w:t>iniciar</w:t>
      </w:r>
      <w:r w:rsidRPr="003603C3">
        <w:rPr>
          <w:sz w:val="20"/>
          <w:szCs w:val="20"/>
        </w:rPr>
        <w:t xml:space="preserve"> a escribir el código del primer caso de prueba conviene señalar la existencia de 2 atributos especiales que van a ser útiles a la hora de implementar </w:t>
      </w:r>
      <w:r w:rsidR="009179F0" w:rsidRPr="003603C3">
        <w:rPr>
          <w:sz w:val="20"/>
          <w:szCs w:val="20"/>
        </w:rPr>
        <w:t>sus</w:t>
      </w:r>
      <w:r w:rsidRPr="003603C3">
        <w:rPr>
          <w:sz w:val="20"/>
          <w:szCs w:val="20"/>
        </w:rPr>
        <w:t xml:space="preserve"> funciones de test en </w:t>
      </w:r>
      <w:r w:rsidRPr="003603C3">
        <w:rPr>
          <w:i/>
          <w:sz w:val="20"/>
          <w:szCs w:val="20"/>
        </w:rPr>
        <w:t>Unity</w:t>
      </w:r>
      <w:r w:rsidRPr="003603C3">
        <w:rPr>
          <w:sz w:val="20"/>
          <w:szCs w:val="20"/>
        </w:rPr>
        <w:t xml:space="preserve">. </w:t>
      </w:r>
    </w:p>
    <w:p w14:paraId="2C0C47E4" w14:textId="6E2EC9AC" w:rsidR="004F20C6" w:rsidRDefault="004F20C6" w:rsidP="00185CC8">
      <w:pPr>
        <w:jc w:val="both"/>
        <w:rPr>
          <w:ins w:id="194" w:author="Usuario" w:date="2022-12-28T17:50:00Z"/>
          <w:sz w:val="20"/>
          <w:szCs w:val="20"/>
        </w:rPr>
      </w:pPr>
    </w:p>
    <w:p w14:paraId="13FBAF24" w14:textId="397AC208" w:rsidR="004F20C6" w:rsidRDefault="004F20C6" w:rsidP="00185CC8">
      <w:pPr>
        <w:jc w:val="both"/>
        <w:rPr>
          <w:ins w:id="195" w:author="Usuario" w:date="2022-12-28T17:50:00Z"/>
          <w:sz w:val="20"/>
          <w:szCs w:val="20"/>
        </w:rPr>
      </w:pPr>
    </w:p>
    <w:p w14:paraId="35729176" w14:textId="77777777" w:rsidR="004F20C6" w:rsidRPr="003603C3" w:rsidRDefault="004F20C6" w:rsidP="00185CC8">
      <w:pPr>
        <w:jc w:val="both"/>
        <w:rPr>
          <w:sz w:val="20"/>
          <w:szCs w:val="20"/>
        </w:rPr>
      </w:pPr>
    </w:p>
    <w:p w14:paraId="0000028C" w14:textId="77777777" w:rsidR="00F57640" w:rsidRPr="003603C3" w:rsidRDefault="00F57640" w:rsidP="00834C77">
      <w:pPr>
        <w:ind w:left="425"/>
        <w:jc w:val="both"/>
        <w:rPr>
          <w:sz w:val="20"/>
          <w:szCs w:val="20"/>
        </w:rPr>
      </w:pPr>
    </w:p>
    <w:p w14:paraId="0000028D" w14:textId="77777777" w:rsidR="00F57640" w:rsidRPr="003603C3" w:rsidRDefault="00EC7AD0" w:rsidP="00185CC8">
      <w:pPr>
        <w:jc w:val="both"/>
        <w:rPr>
          <w:sz w:val="20"/>
          <w:szCs w:val="20"/>
        </w:rPr>
      </w:pPr>
      <w:r w:rsidRPr="003603C3">
        <w:rPr>
          <w:sz w:val="20"/>
          <w:szCs w:val="20"/>
        </w:rPr>
        <w:lastRenderedPageBreak/>
        <w:t>Se trata de</w:t>
      </w:r>
      <w:r w:rsidRPr="003603C3">
        <w:rPr>
          <w:b/>
          <w:sz w:val="20"/>
          <w:szCs w:val="20"/>
        </w:rPr>
        <w:t xml:space="preserve"> [</w:t>
      </w:r>
      <w:r w:rsidRPr="003603C3">
        <w:rPr>
          <w:b/>
          <w:i/>
          <w:sz w:val="20"/>
          <w:szCs w:val="20"/>
        </w:rPr>
        <w:t>SetUp</w:t>
      </w:r>
      <w:r w:rsidRPr="003603C3">
        <w:rPr>
          <w:b/>
          <w:sz w:val="20"/>
          <w:szCs w:val="20"/>
        </w:rPr>
        <w:t>]</w:t>
      </w:r>
      <w:r w:rsidRPr="003603C3">
        <w:rPr>
          <w:sz w:val="20"/>
          <w:szCs w:val="20"/>
        </w:rPr>
        <w:t xml:space="preserve"> y</w:t>
      </w:r>
      <w:r w:rsidRPr="003603C3">
        <w:rPr>
          <w:b/>
          <w:sz w:val="20"/>
          <w:szCs w:val="20"/>
        </w:rPr>
        <w:t xml:space="preserve"> [</w:t>
      </w:r>
      <w:r w:rsidRPr="003603C3">
        <w:rPr>
          <w:b/>
          <w:i/>
          <w:sz w:val="20"/>
          <w:szCs w:val="20"/>
        </w:rPr>
        <w:t>TearDown</w:t>
      </w:r>
      <w:r w:rsidRPr="003603C3">
        <w:rPr>
          <w:b/>
          <w:sz w:val="20"/>
          <w:szCs w:val="20"/>
        </w:rPr>
        <w:t>]</w:t>
      </w:r>
      <w:r w:rsidRPr="003603C3">
        <w:rPr>
          <w:sz w:val="20"/>
          <w:szCs w:val="20"/>
        </w:rPr>
        <w:t>.</w:t>
      </w:r>
    </w:p>
    <w:p w14:paraId="0000028E" w14:textId="77777777" w:rsidR="00F57640" w:rsidRPr="003603C3" w:rsidRDefault="00F57640" w:rsidP="00834C77">
      <w:pPr>
        <w:ind w:left="425"/>
        <w:jc w:val="both"/>
        <w:rPr>
          <w:sz w:val="20"/>
          <w:szCs w:val="20"/>
        </w:rPr>
      </w:pPr>
    </w:p>
    <w:p w14:paraId="00000291" w14:textId="5B9E2A20" w:rsidR="00F57640" w:rsidRPr="003603C3" w:rsidRDefault="00EC7AD0" w:rsidP="009179F0">
      <w:pPr>
        <w:tabs>
          <w:tab w:val="left" w:pos="813"/>
        </w:tabs>
        <w:jc w:val="both"/>
        <w:rPr>
          <w:sz w:val="20"/>
          <w:szCs w:val="20"/>
        </w:rPr>
      </w:pPr>
      <w:r w:rsidRPr="003603C3">
        <w:rPr>
          <w:b/>
          <w:sz w:val="20"/>
          <w:szCs w:val="20"/>
        </w:rPr>
        <w:t>[</w:t>
      </w:r>
      <w:r w:rsidRPr="003603C3">
        <w:rPr>
          <w:b/>
          <w:i/>
          <w:sz w:val="20"/>
          <w:szCs w:val="20"/>
        </w:rPr>
        <w:t>SetUp</w:t>
      </w:r>
      <w:r w:rsidRPr="003603C3">
        <w:rPr>
          <w:b/>
          <w:sz w:val="20"/>
          <w:szCs w:val="20"/>
        </w:rPr>
        <w:t xml:space="preserve">]: </w:t>
      </w:r>
      <w:r w:rsidR="009179F0" w:rsidRPr="003603C3">
        <w:rPr>
          <w:b/>
          <w:sz w:val="20"/>
          <w:szCs w:val="20"/>
        </w:rPr>
        <w:t>e</w:t>
      </w:r>
      <w:r w:rsidRPr="003603C3">
        <w:rPr>
          <w:sz w:val="20"/>
          <w:szCs w:val="20"/>
        </w:rPr>
        <w:t xml:space="preserve">ste atributo, colocado encima de una de las funciones de </w:t>
      </w:r>
      <w:r w:rsidR="009179F0" w:rsidRPr="003603C3">
        <w:rPr>
          <w:sz w:val="20"/>
          <w:szCs w:val="20"/>
        </w:rPr>
        <w:t>su</w:t>
      </w:r>
      <w:r w:rsidRPr="003603C3">
        <w:rPr>
          <w:sz w:val="20"/>
          <w:szCs w:val="20"/>
        </w:rPr>
        <w:t xml:space="preserve"> script de </w:t>
      </w:r>
      <w:r w:rsidRPr="003603C3">
        <w:rPr>
          <w:i/>
          <w:sz w:val="20"/>
          <w:szCs w:val="20"/>
        </w:rPr>
        <w:t>tests</w:t>
      </w:r>
      <w:r w:rsidRPr="003603C3">
        <w:rPr>
          <w:sz w:val="20"/>
          <w:szCs w:val="20"/>
        </w:rPr>
        <w:t xml:space="preserve">, específica a </w:t>
      </w:r>
      <w:r w:rsidRPr="003603C3">
        <w:rPr>
          <w:i/>
          <w:sz w:val="20"/>
          <w:szCs w:val="20"/>
        </w:rPr>
        <w:t>Unity</w:t>
      </w:r>
      <w:r w:rsidRPr="003603C3">
        <w:rPr>
          <w:sz w:val="20"/>
          <w:szCs w:val="20"/>
        </w:rPr>
        <w:t xml:space="preserve"> que dicha función debe ser ejecutada antes de la ejecución de cada una de las funciones de test normales. </w:t>
      </w:r>
    </w:p>
    <w:p w14:paraId="00000292" w14:textId="77777777" w:rsidR="00F57640" w:rsidRPr="003603C3" w:rsidRDefault="00F57640" w:rsidP="00834C77">
      <w:pPr>
        <w:ind w:left="425"/>
        <w:jc w:val="both"/>
        <w:rPr>
          <w:sz w:val="20"/>
          <w:szCs w:val="20"/>
        </w:rPr>
      </w:pPr>
    </w:p>
    <w:p w14:paraId="00000293" w14:textId="72E107D6" w:rsidR="00F57640" w:rsidRPr="003603C3" w:rsidRDefault="00EC7AD0" w:rsidP="00185CC8">
      <w:pPr>
        <w:jc w:val="both"/>
        <w:rPr>
          <w:sz w:val="20"/>
          <w:szCs w:val="20"/>
        </w:rPr>
      </w:pPr>
      <w:r w:rsidRPr="003603C3">
        <w:rPr>
          <w:sz w:val="20"/>
          <w:szCs w:val="20"/>
        </w:rPr>
        <w:t xml:space="preserve">Esto permite, por ejemplo, crear e inicializar objetos comunes a todas las pruebas sin tener que estar realizándose al inicio de cada prueba. Por tanto, </w:t>
      </w:r>
      <w:r w:rsidR="009179F0" w:rsidRPr="003603C3">
        <w:rPr>
          <w:sz w:val="20"/>
          <w:szCs w:val="20"/>
        </w:rPr>
        <w:t>empiece</w:t>
      </w:r>
      <w:r w:rsidRPr="003603C3">
        <w:rPr>
          <w:sz w:val="20"/>
          <w:szCs w:val="20"/>
        </w:rPr>
        <w:t xml:space="preserve"> por crear </w:t>
      </w:r>
      <w:r w:rsidR="009179F0" w:rsidRPr="003603C3">
        <w:rPr>
          <w:sz w:val="20"/>
          <w:szCs w:val="20"/>
        </w:rPr>
        <w:t>la</w:t>
      </w:r>
      <w:r w:rsidRPr="003603C3">
        <w:rPr>
          <w:sz w:val="20"/>
          <w:szCs w:val="20"/>
        </w:rPr>
        <w:t xml:space="preserve"> función de </w:t>
      </w:r>
      <w:r w:rsidRPr="003603C3">
        <w:rPr>
          <w:i/>
          <w:sz w:val="20"/>
          <w:szCs w:val="20"/>
        </w:rPr>
        <w:t>SetUp</w:t>
      </w:r>
      <w:r w:rsidRPr="003603C3">
        <w:rPr>
          <w:sz w:val="20"/>
          <w:szCs w:val="20"/>
        </w:rPr>
        <w:t>:</w:t>
      </w:r>
      <w:sdt>
        <w:sdtPr>
          <w:rPr>
            <w:sz w:val="20"/>
            <w:szCs w:val="20"/>
          </w:rPr>
          <w:tag w:val="goog_rdk_4"/>
          <w:id w:val="1077098668"/>
        </w:sdtPr>
        <w:sdtEndPr/>
        <w:sdtContent/>
      </w:sdt>
    </w:p>
    <w:p w14:paraId="00000294" w14:textId="77777777" w:rsidR="00F57640" w:rsidRPr="003603C3" w:rsidRDefault="00F57640" w:rsidP="00834C77">
      <w:pPr>
        <w:ind w:left="425"/>
        <w:rPr>
          <w:sz w:val="20"/>
          <w:szCs w:val="20"/>
        </w:rPr>
      </w:pPr>
    </w:p>
    <w:p w14:paraId="00000296" w14:textId="286114F5" w:rsidR="00F57640" w:rsidRPr="003603C3" w:rsidRDefault="00F9672B" w:rsidP="00834C77">
      <w:pPr>
        <w:ind w:left="425"/>
        <w:jc w:val="center"/>
        <w:rPr>
          <w:sz w:val="20"/>
          <w:szCs w:val="20"/>
        </w:rPr>
      </w:pPr>
      <w:commentRangeStart w:id="196"/>
      <w:r w:rsidRPr="003603C3">
        <w:rPr>
          <w:noProof/>
          <w:sz w:val="18"/>
          <w:szCs w:val="18"/>
          <w:lang w:val="en-US" w:eastAsia="en-US"/>
        </w:rPr>
        <w:drawing>
          <wp:inline distT="114300" distB="114300" distL="114300" distR="114300" wp14:anchorId="2F6DB453" wp14:editId="13F4DCE7">
            <wp:extent cx="6332220" cy="1015948"/>
            <wp:effectExtent l="0" t="0" r="0" b="0"/>
            <wp:docPr id="1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l="5022" t="16694" r="4959" b="57747"/>
                    <a:stretch>
                      <a:fillRect/>
                    </a:stretch>
                  </pic:blipFill>
                  <pic:spPr>
                    <a:xfrm>
                      <a:off x="0" y="0"/>
                      <a:ext cx="6332220" cy="1015948"/>
                    </a:xfrm>
                    <a:prstGeom prst="rect">
                      <a:avLst/>
                    </a:prstGeom>
                    <a:ln/>
                  </pic:spPr>
                </pic:pic>
              </a:graphicData>
            </a:graphic>
          </wp:inline>
        </w:drawing>
      </w:r>
      <w:commentRangeEnd w:id="196"/>
      <w:r w:rsidR="004F20C6">
        <w:rPr>
          <w:rStyle w:val="Refdecomentario"/>
        </w:rPr>
        <w:commentReference w:id="196"/>
      </w:r>
    </w:p>
    <w:p w14:paraId="00000298" w14:textId="77777777" w:rsidR="00F57640" w:rsidRPr="003603C3" w:rsidRDefault="00F57640" w:rsidP="00834C77">
      <w:pPr>
        <w:ind w:left="425"/>
        <w:rPr>
          <w:sz w:val="20"/>
          <w:szCs w:val="20"/>
        </w:rPr>
      </w:pPr>
    </w:p>
    <w:p w14:paraId="0000029A" w14:textId="0B6A9692" w:rsidR="00F57640" w:rsidRPr="003603C3" w:rsidRDefault="00EC7AD0" w:rsidP="0096196B">
      <w:pPr>
        <w:jc w:val="both"/>
        <w:rPr>
          <w:sz w:val="20"/>
          <w:szCs w:val="20"/>
        </w:rPr>
      </w:pPr>
      <w:r w:rsidRPr="003603C3">
        <w:rPr>
          <w:sz w:val="20"/>
          <w:szCs w:val="20"/>
        </w:rPr>
        <w:t>E</w:t>
      </w:r>
      <w:r w:rsidR="009179F0" w:rsidRPr="003603C3">
        <w:rPr>
          <w:sz w:val="20"/>
          <w:szCs w:val="20"/>
        </w:rPr>
        <w:t>n</w:t>
      </w:r>
      <w:r w:rsidRPr="003603C3">
        <w:rPr>
          <w:sz w:val="20"/>
          <w:szCs w:val="20"/>
        </w:rPr>
        <w:t xml:space="preserve"> este caso </w:t>
      </w:r>
      <w:r w:rsidR="009179F0" w:rsidRPr="003603C3">
        <w:rPr>
          <w:sz w:val="20"/>
          <w:szCs w:val="20"/>
        </w:rPr>
        <w:t xml:space="preserve">se </w:t>
      </w:r>
      <w:r w:rsidR="00BD7F7C" w:rsidRPr="003603C3">
        <w:rPr>
          <w:sz w:val="20"/>
          <w:szCs w:val="20"/>
        </w:rPr>
        <w:t>hace</w:t>
      </w:r>
      <w:r w:rsidRPr="003603C3">
        <w:rPr>
          <w:sz w:val="20"/>
          <w:szCs w:val="20"/>
        </w:rPr>
        <w:t xml:space="preserve"> lo siguiente:</w:t>
      </w:r>
    </w:p>
    <w:p w14:paraId="0000029B" w14:textId="77777777" w:rsidR="00F57640" w:rsidRPr="003603C3" w:rsidRDefault="00F57640" w:rsidP="0096196B">
      <w:pPr>
        <w:ind w:left="284"/>
        <w:jc w:val="both"/>
        <w:rPr>
          <w:sz w:val="20"/>
          <w:szCs w:val="20"/>
        </w:rPr>
      </w:pPr>
    </w:p>
    <w:p w14:paraId="0000029C" w14:textId="77777777" w:rsidR="00F57640" w:rsidRPr="003603C3" w:rsidRDefault="00EC7AD0" w:rsidP="0096196B">
      <w:pPr>
        <w:numPr>
          <w:ilvl w:val="0"/>
          <w:numId w:val="15"/>
        </w:numPr>
        <w:ind w:left="284" w:hanging="283"/>
        <w:jc w:val="both"/>
        <w:rPr>
          <w:sz w:val="20"/>
          <w:szCs w:val="20"/>
        </w:rPr>
      </w:pPr>
      <w:r w:rsidRPr="003603C3">
        <w:rPr>
          <w:sz w:val="20"/>
          <w:szCs w:val="20"/>
        </w:rPr>
        <w:t xml:space="preserve">Instanciar el </w:t>
      </w:r>
      <w:r w:rsidRPr="003603C3">
        <w:rPr>
          <w:i/>
          <w:sz w:val="20"/>
          <w:szCs w:val="20"/>
        </w:rPr>
        <w:t>prefab</w:t>
      </w:r>
      <w:r w:rsidRPr="003603C3">
        <w:rPr>
          <w:sz w:val="20"/>
          <w:szCs w:val="20"/>
        </w:rPr>
        <w:t xml:space="preserve"> del </w:t>
      </w:r>
      <w:r w:rsidRPr="003603C3">
        <w:rPr>
          <w:i/>
          <w:sz w:val="20"/>
          <w:szCs w:val="20"/>
        </w:rPr>
        <w:t>player</w:t>
      </w:r>
      <w:r w:rsidRPr="003603C3">
        <w:rPr>
          <w:sz w:val="20"/>
          <w:szCs w:val="20"/>
        </w:rPr>
        <w:t xml:space="preserve"> en el punto (0, 0, 0) de la escena.</w:t>
      </w:r>
    </w:p>
    <w:p w14:paraId="0000029D" w14:textId="63F4F8FE" w:rsidR="00F57640" w:rsidRPr="003603C3" w:rsidRDefault="00EC7AD0" w:rsidP="0096196B">
      <w:pPr>
        <w:numPr>
          <w:ilvl w:val="0"/>
          <w:numId w:val="15"/>
        </w:numPr>
        <w:ind w:left="284" w:hanging="283"/>
        <w:jc w:val="both"/>
        <w:rPr>
          <w:sz w:val="20"/>
          <w:szCs w:val="20"/>
        </w:rPr>
      </w:pPr>
      <w:r w:rsidRPr="003603C3">
        <w:rPr>
          <w:sz w:val="20"/>
          <w:szCs w:val="20"/>
        </w:rPr>
        <w:t xml:space="preserve">Desactivar la gravedad (esto </w:t>
      </w:r>
      <w:r w:rsidR="009179F0" w:rsidRPr="003603C3">
        <w:rPr>
          <w:sz w:val="20"/>
          <w:szCs w:val="20"/>
        </w:rPr>
        <w:t>se</w:t>
      </w:r>
      <w:r w:rsidRPr="003603C3">
        <w:rPr>
          <w:sz w:val="20"/>
          <w:szCs w:val="20"/>
        </w:rPr>
        <w:t xml:space="preserve"> hace para facilitar las pruebas, ya que en esta escena de prueba no </w:t>
      </w:r>
      <w:r w:rsidR="009179F0" w:rsidRPr="003603C3">
        <w:rPr>
          <w:sz w:val="20"/>
          <w:szCs w:val="20"/>
        </w:rPr>
        <w:t>se</w:t>
      </w:r>
      <w:r w:rsidRPr="003603C3">
        <w:rPr>
          <w:sz w:val="20"/>
          <w:szCs w:val="20"/>
        </w:rPr>
        <w:t xml:space="preserve"> c</w:t>
      </w:r>
      <w:r w:rsidR="009179F0" w:rsidRPr="003603C3">
        <w:rPr>
          <w:sz w:val="20"/>
          <w:szCs w:val="20"/>
        </w:rPr>
        <w:t>ue</w:t>
      </w:r>
      <w:r w:rsidRPr="003603C3">
        <w:rPr>
          <w:sz w:val="20"/>
          <w:szCs w:val="20"/>
        </w:rPr>
        <w:t>nta con un suelo).</w:t>
      </w:r>
    </w:p>
    <w:p w14:paraId="0000029E" w14:textId="77777777" w:rsidR="00F57640" w:rsidRPr="003603C3" w:rsidRDefault="00EC7AD0" w:rsidP="0096196B">
      <w:pPr>
        <w:numPr>
          <w:ilvl w:val="0"/>
          <w:numId w:val="15"/>
        </w:numPr>
        <w:ind w:left="284" w:hanging="283"/>
        <w:jc w:val="both"/>
        <w:rPr>
          <w:sz w:val="20"/>
          <w:szCs w:val="20"/>
        </w:rPr>
      </w:pPr>
      <w:r w:rsidRPr="003603C3">
        <w:rPr>
          <w:sz w:val="20"/>
          <w:szCs w:val="20"/>
        </w:rPr>
        <w:t xml:space="preserve">Instanciar el </w:t>
      </w:r>
      <w:r w:rsidRPr="003603C3">
        <w:rPr>
          <w:i/>
          <w:sz w:val="20"/>
          <w:szCs w:val="20"/>
        </w:rPr>
        <w:t>prefab</w:t>
      </w:r>
      <w:r w:rsidRPr="003603C3">
        <w:rPr>
          <w:sz w:val="20"/>
          <w:szCs w:val="20"/>
        </w:rPr>
        <w:t xml:space="preserve"> del enemigo en un punto alejado al </w:t>
      </w:r>
      <w:r w:rsidRPr="003603C3">
        <w:rPr>
          <w:i/>
          <w:sz w:val="20"/>
          <w:szCs w:val="20"/>
        </w:rPr>
        <w:t>player</w:t>
      </w:r>
      <w:r w:rsidRPr="003603C3">
        <w:rPr>
          <w:sz w:val="20"/>
          <w:szCs w:val="20"/>
        </w:rPr>
        <w:t xml:space="preserve"> (200, 0, 0).</w:t>
      </w:r>
    </w:p>
    <w:p w14:paraId="0000029F" w14:textId="77777777" w:rsidR="00F57640" w:rsidRPr="003603C3" w:rsidRDefault="00EC7AD0" w:rsidP="0096196B">
      <w:pPr>
        <w:numPr>
          <w:ilvl w:val="0"/>
          <w:numId w:val="15"/>
        </w:numPr>
        <w:ind w:left="284" w:hanging="283"/>
        <w:jc w:val="both"/>
        <w:rPr>
          <w:sz w:val="20"/>
          <w:szCs w:val="20"/>
        </w:rPr>
      </w:pPr>
      <w:r w:rsidRPr="003603C3">
        <w:rPr>
          <w:sz w:val="20"/>
          <w:szCs w:val="20"/>
        </w:rPr>
        <w:t>Desactivar la gravedad (por el mismo motivo de antes).</w:t>
      </w:r>
    </w:p>
    <w:p w14:paraId="000002A0" w14:textId="77777777" w:rsidR="00F57640" w:rsidRPr="003603C3" w:rsidRDefault="00F57640" w:rsidP="0096196B">
      <w:pPr>
        <w:ind w:left="284" w:hanging="420"/>
        <w:jc w:val="both"/>
        <w:rPr>
          <w:sz w:val="20"/>
          <w:szCs w:val="20"/>
        </w:rPr>
      </w:pPr>
    </w:p>
    <w:p w14:paraId="000002A2" w14:textId="02A92B2F" w:rsidR="00F57640" w:rsidRPr="003603C3" w:rsidRDefault="00EC7AD0" w:rsidP="0096196B">
      <w:pPr>
        <w:jc w:val="both"/>
        <w:rPr>
          <w:sz w:val="20"/>
          <w:szCs w:val="20"/>
        </w:rPr>
      </w:pPr>
      <w:r w:rsidRPr="003603C3">
        <w:rPr>
          <w:b/>
          <w:sz w:val="20"/>
          <w:szCs w:val="20"/>
        </w:rPr>
        <w:t>[</w:t>
      </w:r>
      <w:r w:rsidRPr="003603C3">
        <w:rPr>
          <w:b/>
          <w:i/>
          <w:sz w:val="20"/>
          <w:szCs w:val="20"/>
        </w:rPr>
        <w:t>TearDown</w:t>
      </w:r>
      <w:r w:rsidRPr="003603C3">
        <w:rPr>
          <w:b/>
          <w:sz w:val="20"/>
          <w:szCs w:val="20"/>
        </w:rPr>
        <w:t xml:space="preserve">]: </w:t>
      </w:r>
      <w:r w:rsidR="009179F0" w:rsidRPr="003603C3">
        <w:rPr>
          <w:b/>
          <w:sz w:val="20"/>
          <w:szCs w:val="20"/>
        </w:rPr>
        <w:t>e</w:t>
      </w:r>
      <w:r w:rsidRPr="003603C3">
        <w:rPr>
          <w:sz w:val="20"/>
          <w:szCs w:val="20"/>
        </w:rPr>
        <w:t>ste atributo, colocado encima de una de las funciones de</w:t>
      </w:r>
      <w:r w:rsidR="009179F0" w:rsidRPr="003603C3">
        <w:rPr>
          <w:sz w:val="20"/>
          <w:szCs w:val="20"/>
        </w:rPr>
        <w:t>l</w:t>
      </w:r>
      <w:r w:rsidRPr="003603C3">
        <w:rPr>
          <w:sz w:val="20"/>
          <w:szCs w:val="20"/>
        </w:rPr>
        <w:t xml:space="preserve"> script de </w:t>
      </w:r>
      <w:r w:rsidRPr="003603C3">
        <w:rPr>
          <w:i/>
          <w:sz w:val="20"/>
          <w:szCs w:val="20"/>
        </w:rPr>
        <w:t>tests</w:t>
      </w:r>
      <w:r w:rsidRPr="003603C3">
        <w:rPr>
          <w:sz w:val="20"/>
          <w:szCs w:val="20"/>
        </w:rPr>
        <w:t xml:space="preserve">, específica a </w:t>
      </w:r>
      <w:r w:rsidRPr="003603C3">
        <w:rPr>
          <w:i/>
          <w:sz w:val="20"/>
          <w:szCs w:val="20"/>
        </w:rPr>
        <w:t>Unity</w:t>
      </w:r>
      <w:r w:rsidRPr="003603C3">
        <w:rPr>
          <w:sz w:val="20"/>
          <w:szCs w:val="20"/>
        </w:rPr>
        <w:t xml:space="preserve"> que dicha función debe ser ejecutada después de la ejecución de cada una de las funciones de test normales. Esto permite, por ejemplo, destruir o limpiar objetos comunes a todas las pruebas sin tener que estar realizándose al final de cada prueba. Por tanto, </w:t>
      </w:r>
      <w:r w:rsidR="009179F0" w:rsidRPr="003603C3">
        <w:rPr>
          <w:sz w:val="20"/>
          <w:szCs w:val="20"/>
        </w:rPr>
        <w:t>debe</w:t>
      </w:r>
      <w:r w:rsidRPr="003603C3">
        <w:rPr>
          <w:sz w:val="20"/>
          <w:szCs w:val="20"/>
        </w:rPr>
        <w:t xml:space="preserve"> crear </w:t>
      </w:r>
      <w:r w:rsidR="009179F0" w:rsidRPr="003603C3">
        <w:rPr>
          <w:sz w:val="20"/>
          <w:szCs w:val="20"/>
        </w:rPr>
        <w:t>la</w:t>
      </w:r>
      <w:r w:rsidRPr="003603C3">
        <w:rPr>
          <w:sz w:val="20"/>
          <w:szCs w:val="20"/>
        </w:rPr>
        <w:t xml:space="preserve"> función de </w:t>
      </w:r>
      <w:r w:rsidRPr="003603C3">
        <w:rPr>
          <w:i/>
          <w:sz w:val="20"/>
          <w:szCs w:val="20"/>
        </w:rPr>
        <w:t>TearDown</w:t>
      </w:r>
      <w:r w:rsidRPr="003603C3">
        <w:rPr>
          <w:sz w:val="20"/>
          <w:szCs w:val="20"/>
        </w:rPr>
        <w:t>:</w:t>
      </w:r>
    </w:p>
    <w:p w14:paraId="000002A3" w14:textId="77777777" w:rsidR="00F57640" w:rsidRPr="003603C3" w:rsidRDefault="00F57640" w:rsidP="00834C77">
      <w:pPr>
        <w:ind w:left="425"/>
        <w:rPr>
          <w:sz w:val="20"/>
          <w:szCs w:val="20"/>
        </w:rPr>
      </w:pPr>
    </w:p>
    <w:p w14:paraId="000002A4" w14:textId="64EBBAC3" w:rsidR="00F57640" w:rsidRPr="003603C3" w:rsidRDefault="00F9672B" w:rsidP="00834C77">
      <w:pPr>
        <w:ind w:left="425"/>
        <w:jc w:val="center"/>
        <w:rPr>
          <w:sz w:val="20"/>
          <w:szCs w:val="20"/>
        </w:rPr>
      </w:pPr>
      <w:commentRangeStart w:id="197"/>
      <w:r w:rsidRPr="003603C3">
        <w:rPr>
          <w:noProof/>
          <w:sz w:val="18"/>
          <w:szCs w:val="18"/>
          <w:lang w:val="en-US" w:eastAsia="en-US"/>
        </w:rPr>
        <w:drawing>
          <wp:inline distT="114300" distB="114300" distL="114300" distR="114300" wp14:anchorId="4268C2E0" wp14:editId="4808E4C4">
            <wp:extent cx="4403704" cy="155424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l="5624" t="16535" r="56054" b="59398"/>
                    <a:stretch>
                      <a:fillRect/>
                    </a:stretch>
                  </pic:blipFill>
                  <pic:spPr>
                    <a:xfrm>
                      <a:off x="0" y="0"/>
                      <a:ext cx="4403704" cy="1554248"/>
                    </a:xfrm>
                    <a:prstGeom prst="rect">
                      <a:avLst/>
                    </a:prstGeom>
                    <a:ln/>
                  </pic:spPr>
                </pic:pic>
              </a:graphicData>
            </a:graphic>
          </wp:inline>
        </w:drawing>
      </w:r>
      <w:commentRangeEnd w:id="197"/>
      <w:r w:rsidR="00AB118A">
        <w:rPr>
          <w:rStyle w:val="Refdecomentario"/>
        </w:rPr>
        <w:commentReference w:id="197"/>
      </w:r>
    </w:p>
    <w:p w14:paraId="000002A6" w14:textId="77777777" w:rsidR="00F57640" w:rsidRPr="003603C3" w:rsidRDefault="00F57640" w:rsidP="00834C77">
      <w:pPr>
        <w:ind w:left="425"/>
        <w:jc w:val="center"/>
        <w:rPr>
          <w:sz w:val="20"/>
          <w:szCs w:val="20"/>
        </w:rPr>
      </w:pPr>
    </w:p>
    <w:p w14:paraId="000002A7" w14:textId="77777777" w:rsidR="00F57640" w:rsidRPr="003603C3" w:rsidRDefault="00F57640" w:rsidP="00834C77">
      <w:pPr>
        <w:ind w:left="425"/>
        <w:rPr>
          <w:sz w:val="20"/>
          <w:szCs w:val="20"/>
        </w:rPr>
      </w:pPr>
    </w:p>
    <w:p w14:paraId="000002A8" w14:textId="2687C00C" w:rsidR="00F57640" w:rsidRPr="003603C3" w:rsidRDefault="00EC7AD0" w:rsidP="0096196B">
      <w:pPr>
        <w:rPr>
          <w:sz w:val="20"/>
          <w:szCs w:val="20"/>
        </w:rPr>
      </w:pPr>
      <w:r w:rsidRPr="003603C3">
        <w:rPr>
          <w:sz w:val="20"/>
          <w:szCs w:val="20"/>
        </w:rPr>
        <w:t xml:space="preserve">En este caso </w:t>
      </w:r>
      <w:r w:rsidR="009179F0" w:rsidRPr="003603C3">
        <w:rPr>
          <w:sz w:val="20"/>
          <w:szCs w:val="20"/>
        </w:rPr>
        <w:t xml:space="preserve">se </w:t>
      </w:r>
      <w:r w:rsidR="00BD7F7C" w:rsidRPr="003603C3">
        <w:rPr>
          <w:sz w:val="20"/>
          <w:szCs w:val="20"/>
        </w:rPr>
        <w:t>hace</w:t>
      </w:r>
      <w:r w:rsidRPr="003603C3">
        <w:rPr>
          <w:sz w:val="20"/>
          <w:szCs w:val="20"/>
        </w:rPr>
        <w:t xml:space="preserve"> lo siguiente:</w:t>
      </w:r>
    </w:p>
    <w:p w14:paraId="000002A9" w14:textId="77777777" w:rsidR="00F57640" w:rsidRPr="003603C3" w:rsidRDefault="00F57640" w:rsidP="0096196B">
      <w:pPr>
        <w:rPr>
          <w:sz w:val="20"/>
          <w:szCs w:val="20"/>
        </w:rPr>
      </w:pPr>
    </w:p>
    <w:p w14:paraId="000002AA" w14:textId="77777777" w:rsidR="00F57640" w:rsidRPr="003603C3" w:rsidRDefault="00EC7AD0" w:rsidP="0096196B">
      <w:pPr>
        <w:numPr>
          <w:ilvl w:val="0"/>
          <w:numId w:val="16"/>
        </w:numPr>
        <w:ind w:left="284" w:hanging="284"/>
        <w:rPr>
          <w:sz w:val="20"/>
          <w:szCs w:val="20"/>
        </w:rPr>
      </w:pPr>
      <w:r w:rsidRPr="003603C3">
        <w:rPr>
          <w:sz w:val="20"/>
          <w:szCs w:val="20"/>
        </w:rPr>
        <w:t xml:space="preserve">Destruir el objeto instanciado del </w:t>
      </w:r>
      <w:r w:rsidRPr="003603C3">
        <w:rPr>
          <w:i/>
          <w:sz w:val="20"/>
          <w:szCs w:val="20"/>
        </w:rPr>
        <w:t>player</w:t>
      </w:r>
      <w:r w:rsidRPr="003603C3">
        <w:rPr>
          <w:sz w:val="20"/>
          <w:szCs w:val="20"/>
        </w:rPr>
        <w:t>.</w:t>
      </w:r>
    </w:p>
    <w:p w14:paraId="000002AB" w14:textId="77777777" w:rsidR="00F57640" w:rsidRPr="003603C3" w:rsidRDefault="00EC7AD0" w:rsidP="0096196B">
      <w:pPr>
        <w:numPr>
          <w:ilvl w:val="0"/>
          <w:numId w:val="16"/>
        </w:numPr>
        <w:ind w:left="284" w:hanging="284"/>
        <w:rPr>
          <w:sz w:val="20"/>
          <w:szCs w:val="20"/>
        </w:rPr>
      </w:pPr>
      <w:r w:rsidRPr="003603C3">
        <w:rPr>
          <w:sz w:val="20"/>
          <w:szCs w:val="20"/>
        </w:rPr>
        <w:t>Destruir el objeto instanciado del enemigo.</w:t>
      </w:r>
    </w:p>
    <w:p w14:paraId="000002AC" w14:textId="77777777" w:rsidR="00F57640" w:rsidRPr="003603C3" w:rsidRDefault="00EC7AD0" w:rsidP="0096196B">
      <w:pPr>
        <w:numPr>
          <w:ilvl w:val="0"/>
          <w:numId w:val="16"/>
        </w:numPr>
        <w:ind w:left="284" w:hanging="284"/>
        <w:rPr>
          <w:sz w:val="20"/>
          <w:szCs w:val="20"/>
        </w:rPr>
      </w:pPr>
      <w:r w:rsidRPr="003603C3">
        <w:rPr>
          <w:sz w:val="20"/>
          <w:szCs w:val="20"/>
        </w:rPr>
        <w:t xml:space="preserve">Destruir el objeto instanciado del </w:t>
      </w:r>
      <w:r w:rsidRPr="003603C3">
        <w:rPr>
          <w:i/>
          <w:sz w:val="20"/>
          <w:szCs w:val="20"/>
        </w:rPr>
        <w:t>checkpoint</w:t>
      </w:r>
      <w:r w:rsidRPr="003603C3">
        <w:rPr>
          <w:sz w:val="20"/>
          <w:szCs w:val="20"/>
        </w:rPr>
        <w:t>.</w:t>
      </w:r>
    </w:p>
    <w:p w14:paraId="000002AD" w14:textId="77777777" w:rsidR="00F57640" w:rsidRPr="003603C3" w:rsidRDefault="00EC7AD0" w:rsidP="0096196B">
      <w:pPr>
        <w:numPr>
          <w:ilvl w:val="0"/>
          <w:numId w:val="16"/>
        </w:numPr>
        <w:ind w:left="284" w:hanging="284"/>
        <w:rPr>
          <w:sz w:val="20"/>
          <w:szCs w:val="20"/>
        </w:rPr>
      </w:pPr>
      <w:r w:rsidRPr="003603C3">
        <w:rPr>
          <w:sz w:val="20"/>
          <w:szCs w:val="20"/>
        </w:rPr>
        <w:t xml:space="preserve">Limpiar la lista de </w:t>
      </w:r>
      <w:r w:rsidRPr="003603C3">
        <w:rPr>
          <w:i/>
          <w:sz w:val="20"/>
          <w:szCs w:val="20"/>
        </w:rPr>
        <w:t>checkpoints</w:t>
      </w:r>
      <w:r w:rsidRPr="003603C3">
        <w:rPr>
          <w:sz w:val="20"/>
          <w:szCs w:val="20"/>
        </w:rPr>
        <w:t xml:space="preserve"> en escena.</w:t>
      </w:r>
    </w:p>
    <w:p w14:paraId="000002AE" w14:textId="77777777" w:rsidR="00F57640" w:rsidRPr="003603C3" w:rsidRDefault="00F57640" w:rsidP="0096196B">
      <w:pPr>
        <w:ind w:left="284" w:hanging="284"/>
        <w:rPr>
          <w:sz w:val="20"/>
          <w:szCs w:val="20"/>
          <w:highlight w:val="cyan"/>
        </w:rPr>
      </w:pPr>
    </w:p>
    <w:p w14:paraId="000002AF" w14:textId="79D41C62" w:rsidR="00F57640" w:rsidRPr="003603C3" w:rsidRDefault="00EC7AD0" w:rsidP="0096196B">
      <w:pPr>
        <w:rPr>
          <w:sz w:val="20"/>
          <w:szCs w:val="20"/>
        </w:rPr>
      </w:pPr>
      <w:r w:rsidRPr="003603C3">
        <w:rPr>
          <w:sz w:val="20"/>
          <w:szCs w:val="20"/>
        </w:rPr>
        <w:t>Bien, ya p</w:t>
      </w:r>
      <w:r w:rsidR="001357E0" w:rsidRPr="003603C3">
        <w:rPr>
          <w:sz w:val="20"/>
          <w:szCs w:val="20"/>
        </w:rPr>
        <w:t>ue</w:t>
      </w:r>
      <w:r w:rsidRPr="003603C3">
        <w:rPr>
          <w:sz w:val="20"/>
          <w:szCs w:val="20"/>
        </w:rPr>
        <w:t xml:space="preserve">de empezar a escribir </w:t>
      </w:r>
      <w:r w:rsidR="001357E0" w:rsidRPr="003603C3">
        <w:rPr>
          <w:sz w:val="20"/>
          <w:szCs w:val="20"/>
        </w:rPr>
        <w:t>sus</w:t>
      </w:r>
      <w:r w:rsidRPr="003603C3">
        <w:rPr>
          <w:sz w:val="20"/>
          <w:szCs w:val="20"/>
        </w:rPr>
        <w:t xml:space="preserve"> 3 casos de prueba.</w:t>
      </w:r>
    </w:p>
    <w:p w14:paraId="000002B0" w14:textId="77777777" w:rsidR="00F57640" w:rsidRPr="003603C3" w:rsidRDefault="00F57640" w:rsidP="0096196B">
      <w:pPr>
        <w:rPr>
          <w:sz w:val="20"/>
          <w:szCs w:val="20"/>
        </w:rPr>
      </w:pPr>
    </w:p>
    <w:p w14:paraId="000002B1" w14:textId="677F3204" w:rsidR="00F57640" w:rsidRPr="003603C3" w:rsidRDefault="00EC7AD0" w:rsidP="0096196B">
      <w:pPr>
        <w:rPr>
          <w:sz w:val="20"/>
          <w:szCs w:val="20"/>
        </w:rPr>
      </w:pPr>
      <w:r w:rsidRPr="003603C3">
        <w:rPr>
          <w:sz w:val="20"/>
          <w:szCs w:val="20"/>
        </w:rPr>
        <w:t xml:space="preserve">Empecemos con el primero: </w:t>
      </w:r>
      <w:ins w:id="198" w:author="Usuario" w:date="2022-12-28T17:52:00Z">
        <w:r w:rsidR="006E0D6B">
          <w:rPr>
            <w:sz w:val="20"/>
            <w:szCs w:val="20"/>
          </w:rPr>
          <w:t>l</w:t>
        </w:r>
      </w:ins>
      <w:del w:id="199" w:author="Usuario" w:date="2022-12-28T17:52:00Z">
        <w:r w:rsidRPr="003603C3" w:rsidDel="006E0D6B">
          <w:rPr>
            <w:sz w:val="20"/>
            <w:szCs w:val="20"/>
          </w:rPr>
          <w:delText>L</w:delText>
        </w:r>
      </w:del>
      <w:r w:rsidRPr="003603C3">
        <w:rPr>
          <w:sz w:val="20"/>
          <w:szCs w:val="20"/>
        </w:rPr>
        <w:t xml:space="preserve">a creación correcta de un </w:t>
      </w:r>
      <w:r w:rsidRPr="003603C3">
        <w:rPr>
          <w:i/>
          <w:sz w:val="20"/>
          <w:szCs w:val="20"/>
        </w:rPr>
        <w:t>checkpoint</w:t>
      </w:r>
      <w:r w:rsidRPr="003603C3">
        <w:rPr>
          <w:sz w:val="20"/>
          <w:szCs w:val="20"/>
        </w:rPr>
        <w:t xml:space="preserve"> en escena</w:t>
      </w:r>
      <w:sdt>
        <w:sdtPr>
          <w:rPr>
            <w:sz w:val="20"/>
            <w:szCs w:val="20"/>
          </w:rPr>
          <w:tag w:val="goog_rdk_5"/>
          <w:id w:val="-996421626"/>
        </w:sdtPr>
        <w:sdtEndPr/>
        <w:sdtContent/>
      </w:sdt>
      <w:r w:rsidRPr="003603C3">
        <w:rPr>
          <w:sz w:val="20"/>
          <w:szCs w:val="20"/>
        </w:rPr>
        <w:t>.</w:t>
      </w:r>
    </w:p>
    <w:p w14:paraId="000002B2" w14:textId="77777777" w:rsidR="00F57640" w:rsidRPr="003603C3" w:rsidRDefault="00F57640" w:rsidP="00834C77">
      <w:pPr>
        <w:ind w:left="425"/>
        <w:rPr>
          <w:sz w:val="20"/>
          <w:szCs w:val="20"/>
        </w:rPr>
      </w:pPr>
    </w:p>
    <w:p w14:paraId="000002B3" w14:textId="77777777" w:rsidR="00F57640" w:rsidRPr="003603C3" w:rsidRDefault="00F57640" w:rsidP="00834C77">
      <w:pPr>
        <w:ind w:left="425"/>
        <w:rPr>
          <w:sz w:val="20"/>
          <w:szCs w:val="20"/>
        </w:rPr>
      </w:pPr>
    </w:p>
    <w:p w14:paraId="000002B4" w14:textId="78503994" w:rsidR="00F57640" w:rsidRPr="003603C3" w:rsidRDefault="00F9672B" w:rsidP="00834C77">
      <w:pPr>
        <w:ind w:left="425"/>
        <w:jc w:val="center"/>
        <w:rPr>
          <w:sz w:val="20"/>
          <w:szCs w:val="20"/>
        </w:rPr>
      </w:pPr>
      <w:commentRangeStart w:id="200"/>
      <w:r w:rsidRPr="003603C3">
        <w:rPr>
          <w:noProof/>
          <w:sz w:val="18"/>
          <w:szCs w:val="18"/>
          <w:lang w:val="en-US" w:eastAsia="en-US"/>
        </w:rPr>
        <w:drawing>
          <wp:inline distT="114300" distB="114300" distL="114300" distR="114300" wp14:anchorId="6CFE16C4" wp14:editId="65E76ACA">
            <wp:extent cx="6332220" cy="927031"/>
            <wp:effectExtent l="0" t="0" r="0" b="6985"/>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l="4571" t="16514" r="8205" b="60775"/>
                    <a:stretch>
                      <a:fillRect/>
                    </a:stretch>
                  </pic:blipFill>
                  <pic:spPr>
                    <a:xfrm>
                      <a:off x="0" y="0"/>
                      <a:ext cx="6332220" cy="927031"/>
                    </a:xfrm>
                    <a:prstGeom prst="rect">
                      <a:avLst/>
                    </a:prstGeom>
                    <a:ln/>
                  </pic:spPr>
                </pic:pic>
              </a:graphicData>
            </a:graphic>
          </wp:inline>
        </w:drawing>
      </w:r>
      <w:commentRangeEnd w:id="200"/>
      <w:r w:rsidR="00744CE5">
        <w:rPr>
          <w:rStyle w:val="Refdecomentario"/>
        </w:rPr>
        <w:commentReference w:id="200"/>
      </w:r>
    </w:p>
    <w:p w14:paraId="000002B6" w14:textId="3B1299BA" w:rsidR="00F57640" w:rsidRPr="003603C3" w:rsidRDefault="00F57640" w:rsidP="00834C77">
      <w:pPr>
        <w:rPr>
          <w:sz w:val="20"/>
          <w:szCs w:val="20"/>
        </w:rPr>
      </w:pPr>
    </w:p>
    <w:p w14:paraId="000002B7" w14:textId="77777777" w:rsidR="00F57640" w:rsidRPr="003603C3" w:rsidRDefault="00F57640" w:rsidP="00834C77">
      <w:pPr>
        <w:ind w:left="425"/>
        <w:rPr>
          <w:sz w:val="20"/>
          <w:szCs w:val="20"/>
        </w:rPr>
      </w:pPr>
    </w:p>
    <w:p w14:paraId="000002B8" w14:textId="7E6AC785" w:rsidR="00F57640" w:rsidRPr="003603C3" w:rsidRDefault="00BD7F7C" w:rsidP="00BD7F7C">
      <w:pPr>
        <w:rPr>
          <w:sz w:val="20"/>
          <w:szCs w:val="20"/>
        </w:rPr>
      </w:pPr>
      <w:r w:rsidRPr="003603C3">
        <w:rPr>
          <w:sz w:val="20"/>
          <w:szCs w:val="20"/>
        </w:rPr>
        <w:t>En este caso se hace lo siguiente</w:t>
      </w:r>
      <w:r w:rsidR="00EC7AD0" w:rsidRPr="003603C3">
        <w:rPr>
          <w:sz w:val="20"/>
          <w:szCs w:val="20"/>
        </w:rPr>
        <w:t>:</w:t>
      </w:r>
    </w:p>
    <w:p w14:paraId="000002B9" w14:textId="77777777" w:rsidR="00F57640" w:rsidRPr="003603C3" w:rsidRDefault="00F57640" w:rsidP="00834C77">
      <w:pPr>
        <w:ind w:left="425"/>
        <w:rPr>
          <w:sz w:val="20"/>
          <w:szCs w:val="20"/>
        </w:rPr>
      </w:pPr>
    </w:p>
    <w:p w14:paraId="000002BA" w14:textId="77777777" w:rsidR="00F57640" w:rsidRPr="003603C3" w:rsidRDefault="00EC7AD0" w:rsidP="0096196B">
      <w:pPr>
        <w:numPr>
          <w:ilvl w:val="0"/>
          <w:numId w:val="7"/>
        </w:numPr>
        <w:ind w:left="284" w:hanging="285"/>
        <w:rPr>
          <w:sz w:val="20"/>
          <w:szCs w:val="20"/>
        </w:rPr>
      </w:pPr>
      <w:r w:rsidRPr="003603C3">
        <w:rPr>
          <w:sz w:val="20"/>
          <w:szCs w:val="20"/>
        </w:rPr>
        <w:t xml:space="preserve">Instanciar el </w:t>
      </w:r>
      <w:r w:rsidRPr="003603C3">
        <w:rPr>
          <w:i/>
          <w:sz w:val="20"/>
          <w:szCs w:val="20"/>
        </w:rPr>
        <w:t>prefab</w:t>
      </w:r>
      <w:r w:rsidRPr="003603C3">
        <w:rPr>
          <w:sz w:val="20"/>
          <w:szCs w:val="20"/>
        </w:rPr>
        <w:t xml:space="preserve"> del </w:t>
      </w:r>
      <w:r w:rsidRPr="003603C3">
        <w:rPr>
          <w:i/>
          <w:sz w:val="20"/>
          <w:szCs w:val="20"/>
        </w:rPr>
        <w:t>checkpoint</w:t>
      </w:r>
      <w:r w:rsidRPr="003603C3">
        <w:rPr>
          <w:sz w:val="20"/>
          <w:szCs w:val="20"/>
        </w:rPr>
        <w:t xml:space="preserve"> en el punto (100, 0, 0) de la escena, para que no esté tocando al </w:t>
      </w:r>
      <w:r w:rsidRPr="003603C3">
        <w:rPr>
          <w:i/>
          <w:sz w:val="20"/>
          <w:szCs w:val="20"/>
        </w:rPr>
        <w:t>player</w:t>
      </w:r>
      <w:r w:rsidRPr="003603C3">
        <w:rPr>
          <w:sz w:val="20"/>
          <w:szCs w:val="20"/>
        </w:rPr>
        <w:t>.</w:t>
      </w:r>
    </w:p>
    <w:p w14:paraId="000002BB" w14:textId="690A58C1" w:rsidR="00F57640" w:rsidRPr="003603C3" w:rsidRDefault="00EC7AD0" w:rsidP="0096196B">
      <w:pPr>
        <w:numPr>
          <w:ilvl w:val="0"/>
          <w:numId w:val="7"/>
        </w:numPr>
        <w:ind w:left="284" w:hanging="285"/>
        <w:rPr>
          <w:sz w:val="20"/>
          <w:szCs w:val="20"/>
        </w:rPr>
      </w:pPr>
      <w:r w:rsidRPr="003603C3">
        <w:rPr>
          <w:sz w:val="20"/>
          <w:szCs w:val="20"/>
        </w:rPr>
        <w:t xml:space="preserve">Obtener su componente </w:t>
      </w:r>
      <w:r w:rsidRPr="003603C3">
        <w:rPr>
          <w:i/>
          <w:sz w:val="20"/>
          <w:szCs w:val="20"/>
        </w:rPr>
        <w:t>CheckPoint</w:t>
      </w:r>
      <w:r w:rsidRPr="003603C3">
        <w:rPr>
          <w:sz w:val="20"/>
          <w:szCs w:val="20"/>
        </w:rPr>
        <w:t xml:space="preserve">, que es donde está el código que </w:t>
      </w:r>
      <w:r w:rsidR="00BD7F7C" w:rsidRPr="003603C3">
        <w:rPr>
          <w:sz w:val="20"/>
          <w:szCs w:val="20"/>
        </w:rPr>
        <w:t>se quiere</w:t>
      </w:r>
      <w:r w:rsidRPr="003603C3">
        <w:rPr>
          <w:sz w:val="20"/>
          <w:szCs w:val="20"/>
        </w:rPr>
        <w:t xml:space="preserve"> probar de</w:t>
      </w:r>
      <w:r w:rsidR="00BD7F7C" w:rsidRPr="003603C3">
        <w:rPr>
          <w:sz w:val="20"/>
          <w:szCs w:val="20"/>
        </w:rPr>
        <w:t>l</w:t>
      </w:r>
      <w:r w:rsidRPr="003603C3">
        <w:rPr>
          <w:sz w:val="20"/>
          <w:szCs w:val="20"/>
        </w:rPr>
        <w:t xml:space="preserve"> juego (producción).</w:t>
      </w:r>
    </w:p>
    <w:p w14:paraId="000002BC" w14:textId="112F1FE0" w:rsidR="00F57640" w:rsidRPr="003603C3" w:rsidRDefault="00EC7AD0" w:rsidP="0096196B">
      <w:pPr>
        <w:numPr>
          <w:ilvl w:val="0"/>
          <w:numId w:val="7"/>
        </w:numPr>
        <w:ind w:left="284" w:hanging="285"/>
        <w:rPr>
          <w:sz w:val="20"/>
          <w:szCs w:val="20"/>
        </w:rPr>
      </w:pPr>
      <w:r w:rsidRPr="003603C3">
        <w:rPr>
          <w:sz w:val="20"/>
          <w:szCs w:val="20"/>
        </w:rPr>
        <w:t xml:space="preserve">Esperar 0.1 segundos (esto es bastante común hacerlo en </w:t>
      </w:r>
      <w:r w:rsidR="00BD7F7C" w:rsidRPr="003603C3">
        <w:rPr>
          <w:sz w:val="20"/>
          <w:szCs w:val="20"/>
        </w:rPr>
        <w:t>los</w:t>
      </w:r>
      <w:r w:rsidRPr="003603C3">
        <w:rPr>
          <w:sz w:val="20"/>
          <w:szCs w:val="20"/>
        </w:rPr>
        <w:t xml:space="preserve"> </w:t>
      </w:r>
      <w:r w:rsidRPr="003603C3">
        <w:rPr>
          <w:i/>
          <w:sz w:val="20"/>
          <w:szCs w:val="20"/>
        </w:rPr>
        <w:t>tests</w:t>
      </w:r>
      <w:r w:rsidRPr="003603C3">
        <w:rPr>
          <w:sz w:val="20"/>
          <w:szCs w:val="20"/>
        </w:rPr>
        <w:t xml:space="preserve"> cuando </w:t>
      </w:r>
      <w:r w:rsidR="00BD7F7C" w:rsidRPr="003603C3">
        <w:rPr>
          <w:sz w:val="20"/>
          <w:szCs w:val="20"/>
        </w:rPr>
        <w:t>se quiere asegurar</w:t>
      </w:r>
      <w:r w:rsidRPr="003603C3">
        <w:rPr>
          <w:sz w:val="20"/>
          <w:szCs w:val="20"/>
        </w:rPr>
        <w:t xml:space="preserve"> de darle tiempo a </w:t>
      </w:r>
      <w:r w:rsidRPr="003603C3">
        <w:rPr>
          <w:i/>
          <w:sz w:val="20"/>
          <w:szCs w:val="20"/>
        </w:rPr>
        <w:t>Unity</w:t>
      </w:r>
      <w:r w:rsidRPr="003603C3">
        <w:rPr>
          <w:sz w:val="20"/>
          <w:szCs w:val="20"/>
        </w:rPr>
        <w:t xml:space="preserve"> para que refleje ciertas operaciones en la escena, en este caso la instancia del </w:t>
      </w:r>
      <w:r w:rsidRPr="003603C3">
        <w:rPr>
          <w:i/>
          <w:sz w:val="20"/>
          <w:szCs w:val="20"/>
        </w:rPr>
        <w:t>checkpoint</w:t>
      </w:r>
      <w:r w:rsidRPr="003603C3">
        <w:rPr>
          <w:sz w:val="20"/>
          <w:szCs w:val="20"/>
        </w:rPr>
        <w:t>).</w:t>
      </w:r>
    </w:p>
    <w:p w14:paraId="000002BD" w14:textId="684ED9A1" w:rsidR="00F57640" w:rsidRPr="003603C3" w:rsidRDefault="00EC7AD0" w:rsidP="0096196B">
      <w:pPr>
        <w:numPr>
          <w:ilvl w:val="0"/>
          <w:numId w:val="7"/>
        </w:numPr>
        <w:ind w:left="284" w:hanging="285"/>
        <w:rPr>
          <w:sz w:val="20"/>
          <w:szCs w:val="20"/>
        </w:rPr>
      </w:pPr>
      <w:r w:rsidRPr="003603C3">
        <w:rPr>
          <w:sz w:val="20"/>
          <w:szCs w:val="20"/>
        </w:rPr>
        <w:t xml:space="preserve">Una vez instanciado el </w:t>
      </w:r>
      <w:r w:rsidRPr="003603C3">
        <w:rPr>
          <w:i/>
          <w:sz w:val="20"/>
          <w:szCs w:val="20"/>
        </w:rPr>
        <w:t>checkpoint</w:t>
      </w:r>
      <w:r w:rsidRPr="003603C3">
        <w:rPr>
          <w:sz w:val="20"/>
          <w:szCs w:val="20"/>
        </w:rPr>
        <w:t>, realizar los siguientes chequeos:</w:t>
      </w:r>
    </w:p>
    <w:p w14:paraId="000002BE" w14:textId="089105D7" w:rsidR="00F57640" w:rsidRPr="003603C3" w:rsidRDefault="00EC7AD0" w:rsidP="0096196B">
      <w:pPr>
        <w:numPr>
          <w:ilvl w:val="1"/>
          <w:numId w:val="7"/>
        </w:numPr>
        <w:ind w:left="284" w:firstLine="0"/>
        <w:rPr>
          <w:sz w:val="20"/>
          <w:szCs w:val="20"/>
        </w:rPr>
      </w:pPr>
      <w:r w:rsidRPr="003603C3">
        <w:rPr>
          <w:sz w:val="20"/>
          <w:szCs w:val="20"/>
        </w:rPr>
        <w:t xml:space="preserve">El número de objetos en la lista de </w:t>
      </w:r>
      <w:r w:rsidRPr="003603C3">
        <w:rPr>
          <w:i/>
          <w:sz w:val="20"/>
          <w:szCs w:val="20"/>
        </w:rPr>
        <w:t>checkpoints</w:t>
      </w:r>
      <w:r w:rsidRPr="003603C3">
        <w:rPr>
          <w:sz w:val="20"/>
          <w:szCs w:val="20"/>
        </w:rPr>
        <w:t xml:space="preserve"> en escena debe ser 1.</w:t>
      </w:r>
    </w:p>
    <w:p w14:paraId="000002BF" w14:textId="77777777" w:rsidR="00F57640" w:rsidRPr="003603C3" w:rsidRDefault="00EC7AD0" w:rsidP="0096196B">
      <w:pPr>
        <w:numPr>
          <w:ilvl w:val="1"/>
          <w:numId w:val="7"/>
        </w:numPr>
        <w:ind w:left="284" w:firstLine="0"/>
        <w:rPr>
          <w:sz w:val="20"/>
          <w:szCs w:val="20"/>
        </w:rPr>
      </w:pPr>
      <w:r w:rsidRPr="003603C3">
        <w:rPr>
          <w:sz w:val="20"/>
          <w:szCs w:val="20"/>
        </w:rPr>
        <w:t xml:space="preserve">El nuevo </w:t>
      </w:r>
      <w:r w:rsidRPr="003603C3">
        <w:rPr>
          <w:i/>
          <w:sz w:val="20"/>
          <w:szCs w:val="20"/>
        </w:rPr>
        <w:t>checkpoint</w:t>
      </w:r>
      <w:r w:rsidRPr="003603C3">
        <w:rPr>
          <w:sz w:val="20"/>
          <w:szCs w:val="20"/>
        </w:rPr>
        <w:t xml:space="preserve"> debe estar desactivado.</w:t>
      </w:r>
    </w:p>
    <w:p w14:paraId="000002C0" w14:textId="2248451D" w:rsidR="00F57640" w:rsidRPr="003603C3" w:rsidRDefault="00F57640" w:rsidP="0096196B">
      <w:pPr>
        <w:ind w:left="284"/>
        <w:rPr>
          <w:sz w:val="20"/>
          <w:szCs w:val="20"/>
        </w:rPr>
      </w:pPr>
    </w:p>
    <w:p w14:paraId="3B9AD076" w14:textId="47505AA3" w:rsidR="00951B1C" w:rsidRPr="003603C3" w:rsidRDefault="00951B1C" w:rsidP="00BD7F7C">
      <w:pPr>
        <w:rPr>
          <w:sz w:val="20"/>
          <w:szCs w:val="20"/>
        </w:rPr>
      </w:pPr>
    </w:p>
    <w:p w14:paraId="434523AE" w14:textId="04C67F6F" w:rsidR="00951B1C" w:rsidRPr="003603C3" w:rsidRDefault="00951B1C" w:rsidP="00BD7F7C">
      <w:pPr>
        <w:rPr>
          <w:sz w:val="20"/>
          <w:szCs w:val="20"/>
        </w:rPr>
      </w:pPr>
      <w:r w:rsidRPr="003603C3">
        <w:rPr>
          <w:sz w:val="20"/>
          <w:szCs w:val="20"/>
        </w:rPr>
        <w:t xml:space="preserve">Es importante validar el ejemplo que acaba de realizar, por lo que le invitamos a comprobar si su ejercicio quedo correcto haciendo lo que se indica en el video que se </w:t>
      </w:r>
      <w:commentRangeStart w:id="201"/>
      <w:r w:rsidRPr="003603C3">
        <w:rPr>
          <w:sz w:val="20"/>
          <w:szCs w:val="20"/>
        </w:rPr>
        <w:t>expone a continuación</w:t>
      </w:r>
      <w:commentRangeEnd w:id="201"/>
      <w:r w:rsidR="00F40C0B" w:rsidRPr="003603C3">
        <w:rPr>
          <w:rStyle w:val="Refdecomentario"/>
        </w:rPr>
        <w:commentReference w:id="201"/>
      </w:r>
      <w:r w:rsidRPr="003603C3">
        <w:rPr>
          <w:sz w:val="20"/>
          <w:szCs w:val="20"/>
        </w:rPr>
        <w:t>:</w:t>
      </w:r>
    </w:p>
    <w:p w14:paraId="50991B90" w14:textId="79C0BE4A" w:rsidR="00C152A1" w:rsidRDefault="00C152A1" w:rsidP="00C152A1">
      <w:pPr>
        <w:jc w:val="center"/>
        <w:rPr>
          <w:ins w:id="202" w:author="Usuario" w:date="2022-12-28T17:55:00Z"/>
          <w:b/>
          <w:sz w:val="20"/>
          <w:szCs w:val="20"/>
        </w:rPr>
      </w:pPr>
    </w:p>
    <w:tbl>
      <w:tblPr>
        <w:tblStyle w:val="Tablaconcuadrcula"/>
        <w:tblW w:w="0" w:type="auto"/>
        <w:jc w:val="center"/>
        <w:tblLook w:val="04A0" w:firstRow="1" w:lastRow="0" w:firstColumn="1" w:lastColumn="0" w:noHBand="0" w:noVBand="1"/>
      </w:tblPr>
      <w:tblGrid>
        <w:gridCol w:w="7072"/>
      </w:tblGrid>
      <w:tr w:rsidR="00E36CA9" w:rsidRPr="003603C3" w14:paraId="782E297B" w14:textId="77777777" w:rsidTr="0074129C">
        <w:trPr>
          <w:trHeight w:val="196"/>
          <w:jc w:val="center"/>
          <w:ins w:id="203" w:author="Usuario" w:date="2022-12-28T17:55:00Z"/>
        </w:trPr>
        <w:tc>
          <w:tcPr>
            <w:tcW w:w="7072" w:type="dxa"/>
            <w:shd w:val="clear" w:color="auto" w:fill="FBD4B4" w:themeFill="accent6" w:themeFillTint="66"/>
          </w:tcPr>
          <w:p w14:paraId="2FCA3FB4" w14:textId="77777777" w:rsidR="00E36CA9" w:rsidRPr="003603C3" w:rsidRDefault="00E36CA9" w:rsidP="0074129C">
            <w:pPr>
              <w:spacing w:line="276" w:lineRule="auto"/>
              <w:rPr>
                <w:ins w:id="204" w:author="Usuario" w:date="2022-12-28T17:55:00Z"/>
                <w:b/>
                <w:sz w:val="20"/>
                <w:szCs w:val="20"/>
              </w:rPr>
            </w:pPr>
          </w:p>
          <w:p w14:paraId="4CAA9D1F" w14:textId="77777777" w:rsidR="00E36CA9" w:rsidRDefault="00E36CA9" w:rsidP="0074129C">
            <w:pPr>
              <w:spacing w:after="160" w:line="276" w:lineRule="auto"/>
              <w:jc w:val="center"/>
              <w:rPr>
                <w:ins w:id="205" w:author="Usuario" w:date="2022-12-28T17:55:00Z"/>
                <w:b/>
                <w:sz w:val="20"/>
                <w:szCs w:val="20"/>
              </w:rPr>
            </w:pPr>
            <w:ins w:id="206" w:author="Usuario" w:date="2022-12-28T17:55:00Z">
              <w:r w:rsidRPr="00E36CA9">
                <w:rPr>
                  <w:b/>
                  <w:sz w:val="20"/>
                  <w:szCs w:val="20"/>
                </w:rPr>
                <w:t>Infografía puntos calientes</w:t>
              </w:r>
            </w:ins>
          </w:p>
          <w:p w14:paraId="3484EB2A" w14:textId="4FF735A8" w:rsidR="00E36CA9" w:rsidRPr="003603C3" w:rsidRDefault="00E36CA9" w:rsidP="0074129C">
            <w:pPr>
              <w:spacing w:after="160" w:line="276" w:lineRule="auto"/>
              <w:jc w:val="center"/>
              <w:rPr>
                <w:ins w:id="207" w:author="Usuario" w:date="2022-12-28T17:55:00Z"/>
                <w:sz w:val="20"/>
                <w:szCs w:val="20"/>
              </w:rPr>
            </w:pPr>
            <w:ins w:id="208" w:author="Usuario" w:date="2022-12-28T17:55:00Z">
              <w:r w:rsidRPr="003603C3">
                <w:rPr>
                  <w:sz w:val="20"/>
                  <w:szCs w:val="20"/>
                </w:rPr>
                <w:t>CF011_</w:t>
              </w:r>
            </w:ins>
            <w:ins w:id="209" w:author="Usuario" w:date="2022-12-28T17:56:00Z">
              <w:r w:rsidRPr="00E36CA9">
                <w:rPr>
                  <w:sz w:val="20"/>
                  <w:szCs w:val="20"/>
                </w:rPr>
                <w:t>3</w:t>
              </w:r>
              <w:r w:rsidR="00093B59">
                <w:rPr>
                  <w:sz w:val="20"/>
                  <w:szCs w:val="20"/>
                </w:rPr>
                <w:t>_Analisis_</w:t>
              </w:r>
            </w:ins>
            <w:ins w:id="210" w:author="Usuario" w:date="2022-12-28T17:57:00Z">
              <w:r w:rsidR="009A38C6">
                <w:rPr>
                  <w:sz w:val="20"/>
                  <w:szCs w:val="20"/>
                </w:rPr>
                <w:t>C</w:t>
              </w:r>
            </w:ins>
            <w:ins w:id="211" w:author="Usuario" w:date="2022-12-28T17:56:00Z">
              <w:r>
                <w:rPr>
                  <w:sz w:val="20"/>
                  <w:szCs w:val="20"/>
                </w:rPr>
                <w:t>o</w:t>
              </w:r>
              <w:r w:rsidRPr="00E36CA9">
                <w:rPr>
                  <w:sz w:val="20"/>
                  <w:szCs w:val="20"/>
                </w:rPr>
                <w:t>digo</w:t>
              </w:r>
            </w:ins>
          </w:p>
          <w:p w14:paraId="6A3E6ED1" w14:textId="77777777" w:rsidR="00E36CA9" w:rsidRPr="003603C3" w:rsidRDefault="00E36CA9" w:rsidP="0074129C">
            <w:pPr>
              <w:spacing w:line="276" w:lineRule="auto"/>
              <w:rPr>
                <w:ins w:id="212" w:author="Usuario" w:date="2022-12-28T17:55:00Z"/>
                <w:sz w:val="20"/>
                <w:szCs w:val="20"/>
              </w:rPr>
            </w:pPr>
          </w:p>
        </w:tc>
      </w:tr>
    </w:tbl>
    <w:p w14:paraId="72510DB9" w14:textId="77777777" w:rsidR="00E36CA9" w:rsidRPr="003603C3" w:rsidRDefault="00E36CA9" w:rsidP="00C152A1">
      <w:pPr>
        <w:jc w:val="center"/>
        <w:rPr>
          <w:b/>
          <w:sz w:val="20"/>
          <w:szCs w:val="20"/>
        </w:rPr>
      </w:pPr>
    </w:p>
    <w:p w14:paraId="2EABD1EC" w14:textId="423D57DE" w:rsidR="00F40C0B" w:rsidRPr="003603C3" w:rsidDel="0015554B" w:rsidRDefault="00F40C0B" w:rsidP="00F40C0B">
      <w:pPr>
        <w:jc w:val="center"/>
        <w:rPr>
          <w:del w:id="213" w:author="Usuario" w:date="2022-12-28T17:56:00Z"/>
          <w:b/>
          <w:sz w:val="20"/>
          <w:szCs w:val="20"/>
        </w:rPr>
      </w:pPr>
      <w:del w:id="214" w:author="Usuario" w:date="2022-12-28T17:56:00Z">
        <w:r w:rsidRPr="003603C3" w:rsidDel="00E36CA9">
          <w:rPr>
            <w:noProof/>
            <w:sz w:val="20"/>
            <w:szCs w:val="20"/>
            <w:lang w:val="en-US" w:eastAsia="en-US"/>
          </w:rPr>
          <mc:AlternateContent>
            <mc:Choice Requires="wps">
              <w:drawing>
                <wp:anchor distT="0" distB="0" distL="114300" distR="114300" simplePos="0" relativeHeight="251665408" behindDoc="0" locked="0" layoutInCell="1" allowOverlap="1" wp14:anchorId="332F18E1" wp14:editId="2D560632">
                  <wp:simplePos x="0" y="0"/>
                  <wp:positionH relativeFrom="column">
                    <wp:posOffset>842009</wp:posOffset>
                  </wp:positionH>
                  <wp:positionV relativeFrom="paragraph">
                    <wp:posOffset>48895</wp:posOffset>
                  </wp:positionV>
                  <wp:extent cx="4391025" cy="762000"/>
                  <wp:effectExtent l="0" t="0" r="28575" b="19050"/>
                  <wp:wrapNone/>
                  <wp:docPr id="78" name="Google Shape;78;p1"/>
                  <wp:cNvGraphicFramePr/>
                  <a:graphic xmlns:a="http://schemas.openxmlformats.org/drawingml/2006/main">
                    <a:graphicData uri="http://schemas.microsoft.com/office/word/2010/wordprocessingShape">
                      <wps:wsp>
                        <wps:cNvSpPr/>
                        <wps:spPr>
                          <a:xfrm>
                            <a:off x="0" y="0"/>
                            <a:ext cx="4391025" cy="762000"/>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7BF5C190" w14:textId="77777777" w:rsidR="00F40C0B" w:rsidRDefault="00F40C0B" w:rsidP="00F40C0B">
                              <w:pPr>
                                <w:pStyle w:val="NormalWeb"/>
                                <w:spacing w:before="0" w:beforeAutospacing="0" w:after="0" w:afterAutospacing="0"/>
                                <w:jc w:val="center"/>
                                <w:rPr>
                                  <w:rFonts w:ascii="Arial" w:eastAsia="Arial" w:hAnsi="Arial" w:cs="Arial"/>
                                  <w:color w:val="FFFFFF" w:themeColor="light1"/>
                                </w:rPr>
                              </w:pPr>
                            </w:p>
                            <w:p w14:paraId="6C85F685" w14:textId="1F13A17A" w:rsidR="00F40C0B" w:rsidRPr="0050329B" w:rsidRDefault="00F40C0B" w:rsidP="00F40C0B">
                              <w:pPr>
                                <w:pStyle w:val="NormalWeb"/>
                                <w:spacing w:before="0" w:beforeAutospacing="0" w:after="0" w:afterAutospacing="0"/>
                                <w:jc w:val="center"/>
                              </w:pPr>
                              <w:r>
                                <w:rPr>
                                  <w:rFonts w:ascii="Arial" w:eastAsia="Arial" w:hAnsi="Arial" w:cs="Arial"/>
                                  <w:color w:val="FFFFFF" w:themeColor="light1"/>
                                </w:rPr>
                                <w:t>Infografía puntos calientes</w:t>
                              </w:r>
                            </w:p>
                            <w:p w14:paraId="6A4F36CA" w14:textId="541BE936" w:rsidR="00F40C0B" w:rsidRPr="0050329B" w:rsidRDefault="00F40C0B" w:rsidP="00F40C0B">
                              <w:pPr>
                                <w:pStyle w:val="NormalWeb"/>
                                <w:spacing w:before="0" w:beforeAutospacing="0" w:after="0" w:afterAutospacing="0"/>
                                <w:jc w:val="center"/>
                              </w:pPr>
                              <w:del w:id="215" w:author="Usuario" w:date="2022-12-28T17:55:00Z">
                                <w:r w:rsidRPr="0050329B" w:rsidDel="00E36CA9">
                                  <w:rPr>
                                    <w:rFonts w:ascii="Arial" w:eastAsia="Arial" w:hAnsi="Arial" w:cs="Arial"/>
                                    <w:color w:val="FFFFFF" w:themeColor="light1"/>
                                  </w:rPr>
                                  <w:delText>DI_</w:delText>
                                </w:r>
                              </w:del>
                              <w:r w:rsidRPr="0050329B">
                                <w:rPr>
                                  <w:rFonts w:ascii="Arial" w:eastAsia="Arial" w:hAnsi="Arial" w:cs="Arial"/>
                                  <w:color w:val="FFFFFF" w:themeColor="light1"/>
                                </w:rPr>
                                <w:t>CF</w:t>
                              </w:r>
                              <w:r>
                                <w:rPr>
                                  <w:rFonts w:ascii="Arial" w:eastAsia="Arial" w:hAnsi="Arial" w:cs="Arial"/>
                                  <w:color w:val="FFFFFF" w:themeColor="light1"/>
                                </w:rPr>
                                <w:t>l11</w:t>
                              </w:r>
                              <w:r w:rsidRPr="0050329B">
                                <w:rPr>
                                  <w:rFonts w:ascii="Arial" w:eastAsia="Arial" w:hAnsi="Arial" w:cs="Arial"/>
                                  <w:color w:val="FFFFFF" w:themeColor="light1"/>
                                </w:rPr>
                                <w:t>_</w:t>
                              </w:r>
                              <w:r>
                                <w:rPr>
                                  <w:rFonts w:ascii="Arial" w:eastAsia="Arial" w:hAnsi="Arial" w:cs="Arial"/>
                                  <w:color w:val="FFFFFF" w:themeColor="light1"/>
                                </w:rPr>
                                <w:t>3</w:t>
                              </w:r>
                              <w:r w:rsidRPr="0050329B">
                                <w:rPr>
                                  <w:rFonts w:ascii="Arial" w:eastAsia="Arial" w:hAnsi="Arial" w:cs="Arial"/>
                                  <w:color w:val="FFFFFF" w:themeColor="light1"/>
                                </w:rPr>
                                <w:t>_</w:t>
                              </w:r>
                              <w:r>
                                <w:rPr>
                                  <w:rFonts w:ascii="Arial" w:eastAsia="Arial" w:hAnsi="Arial" w:cs="Arial"/>
                                  <w:color w:val="FFFFFF" w:themeColor="light1"/>
                                </w:rPr>
                                <w:t>Análisis_de_código</w:t>
                              </w:r>
                            </w:p>
                            <w:p w14:paraId="11E8DBC9" w14:textId="76091F9C" w:rsidR="00F40C0B" w:rsidRDefault="00F40C0B" w:rsidP="00F40C0B">
                              <w:pPr>
                                <w:pStyle w:val="NormalWeb"/>
                                <w:spacing w:before="240" w:beforeAutospacing="0" w:after="240" w:afterAutospacing="0" w:line="273" w:lineRule="auto"/>
                                <w:jc w:val="cente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32F18E1" id="Google Shape;78;p1" o:spid="_x0000_s1028" style="position:absolute;left:0;text-align:left;margin-left:66.3pt;margin-top:3.85pt;width:345.75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" fillcolor="#c0504d [3205]" strokecolor="#42719b" strokeweight="1pt">
                  <v:stroke startarrowwidth="narrow" startarrowlength="short" endarrowwidth="narrow" endarrowlength="short" miterlimit="5243f"/>
                  <v:textbox inset="2.53958mm,1.2694mm,2.53958mm,1.2694mm">
                    <w:txbxContent>
                      <w:p w14:paraId="7BF5C190" w14:textId="77777777" w:rsidR="00F40C0B" w:rsidRDefault="00F40C0B" w:rsidP="00F40C0B">
                        <w:pPr>
                          <w:pStyle w:val="NormalWeb"/>
                          <w:spacing w:before="0" w:beforeAutospacing="0" w:after="0" w:afterAutospacing="0"/>
                          <w:jc w:val="center"/>
                          <w:rPr>
                            <w:rFonts w:ascii="Arial" w:eastAsia="Arial" w:hAnsi="Arial" w:cs="Arial"/>
                            <w:color w:val="FFFFFF" w:themeColor="light1"/>
                          </w:rPr>
                        </w:pPr>
                      </w:p>
                      <w:p w14:paraId="6C85F685" w14:textId="1F13A17A" w:rsidR="00F40C0B" w:rsidRPr="0050329B" w:rsidRDefault="00F40C0B" w:rsidP="00F40C0B">
                        <w:pPr>
                          <w:pStyle w:val="NormalWeb"/>
                          <w:spacing w:before="0" w:beforeAutospacing="0" w:after="0" w:afterAutospacing="0"/>
                          <w:jc w:val="center"/>
                        </w:pPr>
                        <w:r>
                          <w:rPr>
                            <w:rFonts w:ascii="Arial" w:eastAsia="Arial" w:hAnsi="Arial" w:cs="Arial"/>
                            <w:color w:val="FFFFFF" w:themeColor="light1"/>
                          </w:rPr>
                          <w:t>Infografía puntos calientes</w:t>
                        </w:r>
                      </w:p>
                      <w:p w14:paraId="6A4F36CA" w14:textId="541BE936" w:rsidR="00F40C0B" w:rsidRPr="0050329B" w:rsidRDefault="00F40C0B" w:rsidP="00F40C0B">
                        <w:pPr>
                          <w:pStyle w:val="NormalWeb"/>
                          <w:spacing w:before="0" w:beforeAutospacing="0" w:after="0" w:afterAutospacing="0"/>
                          <w:jc w:val="center"/>
                        </w:pPr>
                        <w:del w:id="205" w:author="Usuario" w:date="2022-12-28T17:55:00Z">
                          <w:r w:rsidRPr="0050329B" w:rsidDel="00E36CA9">
                            <w:rPr>
                              <w:rFonts w:ascii="Arial" w:eastAsia="Arial" w:hAnsi="Arial" w:cs="Arial"/>
                              <w:color w:val="FFFFFF" w:themeColor="light1"/>
                            </w:rPr>
                            <w:delText>DI_</w:delText>
                          </w:r>
                        </w:del>
                        <w:r w:rsidRPr="0050329B">
                          <w:rPr>
                            <w:rFonts w:ascii="Arial" w:eastAsia="Arial" w:hAnsi="Arial" w:cs="Arial"/>
                            <w:color w:val="FFFFFF" w:themeColor="light1"/>
                          </w:rPr>
                          <w:t>CF</w:t>
                        </w:r>
                        <w:r>
                          <w:rPr>
                            <w:rFonts w:ascii="Arial" w:eastAsia="Arial" w:hAnsi="Arial" w:cs="Arial"/>
                            <w:color w:val="FFFFFF" w:themeColor="light1"/>
                          </w:rPr>
                          <w:t>l11</w:t>
                        </w:r>
                        <w:r w:rsidRPr="0050329B">
                          <w:rPr>
                            <w:rFonts w:ascii="Arial" w:eastAsia="Arial" w:hAnsi="Arial" w:cs="Arial"/>
                            <w:color w:val="FFFFFF" w:themeColor="light1"/>
                          </w:rPr>
                          <w:t>_</w:t>
                        </w:r>
                        <w:r>
                          <w:rPr>
                            <w:rFonts w:ascii="Arial" w:eastAsia="Arial" w:hAnsi="Arial" w:cs="Arial"/>
                            <w:color w:val="FFFFFF" w:themeColor="light1"/>
                          </w:rPr>
                          <w:t>3</w:t>
                        </w:r>
                        <w:r w:rsidRPr="0050329B">
                          <w:rPr>
                            <w:rFonts w:ascii="Arial" w:eastAsia="Arial" w:hAnsi="Arial" w:cs="Arial"/>
                            <w:color w:val="FFFFFF" w:themeColor="light1"/>
                          </w:rPr>
                          <w:t>_</w:t>
                        </w:r>
                        <w:r>
                          <w:rPr>
                            <w:rFonts w:ascii="Arial" w:eastAsia="Arial" w:hAnsi="Arial" w:cs="Arial"/>
                            <w:color w:val="FFFFFF" w:themeColor="light1"/>
                          </w:rPr>
                          <w:t>Análisis_de_código</w:t>
                        </w:r>
                      </w:p>
                      <w:p w14:paraId="11E8DBC9" w14:textId="76091F9C" w:rsidR="00F40C0B" w:rsidRDefault="00F40C0B" w:rsidP="00F40C0B">
                        <w:pPr>
                          <w:pStyle w:val="NormalWeb"/>
                          <w:spacing w:before="240" w:beforeAutospacing="0" w:after="240" w:afterAutospacing="0" w:line="273" w:lineRule="auto"/>
                          <w:jc w:val="center"/>
                        </w:pPr>
                      </w:p>
                    </w:txbxContent>
                  </v:textbox>
                </v:rect>
              </w:pict>
            </mc:Fallback>
          </mc:AlternateContent>
        </w:r>
      </w:del>
    </w:p>
    <w:p w14:paraId="609026F6" w14:textId="4660A58E" w:rsidR="00C152A1" w:rsidRPr="003603C3" w:rsidDel="0015554B" w:rsidRDefault="00C152A1" w:rsidP="00C152A1">
      <w:pPr>
        <w:jc w:val="center"/>
        <w:rPr>
          <w:del w:id="216" w:author="Usuario" w:date="2022-12-28T17:56:00Z"/>
          <w:sz w:val="20"/>
          <w:szCs w:val="20"/>
        </w:rPr>
      </w:pPr>
    </w:p>
    <w:p w14:paraId="549B4803" w14:textId="1F424D74" w:rsidR="00C152A1" w:rsidRPr="003603C3" w:rsidRDefault="00C152A1" w:rsidP="00C152A1">
      <w:pPr>
        <w:jc w:val="center"/>
        <w:rPr>
          <w:b/>
          <w:sz w:val="20"/>
          <w:szCs w:val="20"/>
        </w:rPr>
      </w:pPr>
    </w:p>
    <w:p w14:paraId="6C6199DF" w14:textId="79AFFCCE" w:rsidR="00C152A1" w:rsidRPr="003603C3" w:rsidDel="0015554B" w:rsidRDefault="00C152A1" w:rsidP="00C152A1">
      <w:pPr>
        <w:spacing w:line="275" w:lineRule="auto"/>
        <w:jc w:val="center"/>
        <w:textDirection w:val="btLr"/>
        <w:rPr>
          <w:del w:id="217" w:author="Usuario" w:date="2022-12-28T17:56:00Z"/>
          <w:b/>
          <w:color w:val="000000"/>
          <w:sz w:val="20"/>
        </w:rPr>
      </w:pPr>
    </w:p>
    <w:p w14:paraId="7758E2B0" w14:textId="77777777" w:rsidR="00C152A1" w:rsidRPr="003603C3" w:rsidDel="0015554B" w:rsidRDefault="00C152A1" w:rsidP="00C152A1">
      <w:pPr>
        <w:spacing w:line="275" w:lineRule="auto"/>
        <w:jc w:val="center"/>
        <w:textDirection w:val="btLr"/>
        <w:rPr>
          <w:del w:id="218" w:author="Usuario" w:date="2022-12-28T17:56:00Z"/>
          <w:b/>
          <w:color w:val="000000"/>
          <w:sz w:val="20"/>
        </w:rPr>
      </w:pPr>
    </w:p>
    <w:p w14:paraId="27FD82AF" w14:textId="77777777" w:rsidR="00C152A1" w:rsidRPr="003603C3" w:rsidDel="0015554B" w:rsidRDefault="00C152A1">
      <w:pPr>
        <w:spacing w:line="275" w:lineRule="auto"/>
        <w:textDirection w:val="btLr"/>
        <w:rPr>
          <w:del w:id="219" w:author="Usuario" w:date="2022-12-28T17:56:00Z"/>
          <w:b/>
          <w:color w:val="000000"/>
          <w:sz w:val="20"/>
        </w:rPr>
        <w:pPrChange w:id="220" w:author="Usuario" w:date="2022-12-28T17:56:00Z">
          <w:pPr>
            <w:spacing w:line="275" w:lineRule="auto"/>
            <w:jc w:val="center"/>
            <w:textDirection w:val="btLr"/>
          </w:pPr>
        </w:pPrChange>
      </w:pPr>
    </w:p>
    <w:p w14:paraId="438B3A15" w14:textId="56A2E523" w:rsidR="00C152A1" w:rsidRPr="003603C3" w:rsidDel="0015554B" w:rsidRDefault="00C152A1">
      <w:pPr>
        <w:spacing w:line="275" w:lineRule="auto"/>
        <w:textDirection w:val="btLr"/>
        <w:rPr>
          <w:del w:id="221" w:author="Usuario" w:date="2022-12-28T17:56:00Z"/>
        </w:rPr>
        <w:pPrChange w:id="222" w:author="Usuario" w:date="2022-12-28T17:56:00Z">
          <w:pPr>
            <w:spacing w:line="275" w:lineRule="auto"/>
            <w:jc w:val="center"/>
            <w:textDirection w:val="btLr"/>
          </w:pPr>
        </w:pPrChange>
      </w:pPr>
    </w:p>
    <w:p w14:paraId="000002CF" w14:textId="424BD975" w:rsidR="00F57640" w:rsidRPr="003603C3" w:rsidRDefault="00EC7AD0" w:rsidP="00100AA6">
      <w:pPr>
        <w:rPr>
          <w:sz w:val="20"/>
          <w:szCs w:val="20"/>
        </w:rPr>
      </w:pPr>
      <w:r w:rsidRPr="003603C3">
        <w:rPr>
          <w:sz w:val="20"/>
          <w:szCs w:val="20"/>
        </w:rPr>
        <w:t xml:space="preserve">A partir de </w:t>
      </w:r>
      <w:r w:rsidR="00100AA6" w:rsidRPr="003603C3">
        <w:rPr>
          <w:sz w:val="20"/>
          <w:szCs w:val="20"/>
        </w:rPr>
        <w:t>ahora ya maneja</w:t>
      </w:r>
      <w:r w:rsidRPr="003603C3">
        <w:rPr>
          <w:sz w:val="20"/>
          <w:szCs w:val="20"/>
        </w:rPr>
        <w:t xml:space="preserve"> lo básico y necesario para realizar cualquier tipo de </w:t>
      </w:r>
      <w:r w:rsidRPr="003603C3">
        <w:rPr>
          <w:i/>
          <w:sz w:val="20"/>
          <w:szCs w:val="20"/>
        </w:rPr>
        <w:t>test</w:t>
      </w:r>
      <w:r w:rsidRPr="003603C3">
        <w:rPr>
          <w:sz w:val="20"/>
          <w:szCs w:val="20"/>
        </w:rPr>
        <w:t xml:space="preserve">. Así que acabemos de ver los siguientes casos de prueba: </w:t>
      </w:r>
    </w:p>
    <w:p w14:paraId="000002D0" w14:textId="77777777" w:rsidR="00F57640" w:rsidRPr="003603C3" w:rsidRDefault="00F57640" w:rsidP="00834C77">
      <w:pPr>
        <w:ind w:left="566"/>
        <w:rPr>
          <w:sz w:val="20"/>
          <w:szCs w:val="20"/>
        </w:rPr>
      </w:pPr>
    </w:p>
    <w:p w14:paraId="000002D2" w14:textId="77777777" w:rsidR="00F57640" w:rsidRPr="003603C3" w:rsidRDefault="00EC7AD0" w:rsidP="00100AA6">
      <w:pPr>
        <w:rPr>
          <w:sz w:val="20"/>
          <w:szCs w:val="20"/>
        </w:rPr>
      </w:pPr>
      <w:r w:rsidRPr="003603C3">
        <w:rPr>
          <w:sz w:val="20"/>
          <w:szCs w:val="20"/>
        </w:rPr>
        <w:t xml:space="preserve">«La activación correcta de un </w:t>
      </w:r>
      <w:r w:rsidRPr="003603C3">
        <w:rPr>
          <w:i/>
          <w:sz w:val="20"/>
          <w:szCs w:val="20"/>
        </w:rPr>
        <w:t>checkpoint</w:t>
      </w:r>
      <w:r w:rsidRPr="003603C3">
        <w:rPr>
          <w:sz w:val="20"/>
          <w:szCs w:val="20"/>
        </w:rPr>
        <w:t xml:space="preserve">» y «El posicionamiento del </w:t>
      </w:r>
      <w:r w:rsidRPr="003603C3">
        <w:rPr>
          <w:i/>
          <w:sz w:val="20"/>
          <w:szCs w:val="20"/>
        </w:rPr>
        <w:t>player</w:t>
      </w:r>
      <w:r w:rsidRPr="003603C3">
        <w:rPr>
          <w:sz w:val="20"/>
          <w:szCs w:val="20"/>
        </w:rPr>
        <w:t xml:space="preserve"> al último </w:t>
      </w:r>
      <w:r w:rsidRPr="003603C3">
        <w:rPr>
          <w:i/>
          <w:sz w:val="20"/>
          <w:szCs w:val="20"/>
        </w:rPr>
        <w:t>checkpoint</w:t>
      </w:r>
      <w:r w:rsidRPr="003603C3">
        <w:rPr>
          <w:sz w:val="20"/>
          <w:szCs w:val="20"/>
        </w:rPr>
        <w:t xml:space="preserve"> después de morir».</w:t>
      </w:r>
      <w:sdt>
        <w:sdtPr>
          <w:rPr>
            <w:sz w:val="20"/>
            <w:szCs w:val="20"/>
          </w:rPr>
          <w:tag w:val="goog_rdk_6"/>
          <w:id w:val="1425611718"/>
        </w:sdtPr>
        <w:sdtEndPr/>
        <w:sdtContent/>
      </w:sdt>
    </w:p>
    <w:p w14:paraId="000002D3" w14:textId="77777777" w:rsidR="00F57640" w:rsidRPr="003603C3" w:rsidRDefault="00F57640" w:rsidP="00834C77">
      <w:pPr>
        <w:ind w:left="566"/>
        <w:rPr>
          <w:sz w:val="20"/>
          <w:szCs w:val="20"/>
        </w:rPr>
      </w:pPr>
    </w:p>
    <w:p w14:paraId="000002D5" w14:textId="4E79EDAB" w:rsidR="00F57640" w:rsidRPr="003603C3" w:rsidRDefault="00F9672B" w:rsidP="00F9672B">
      <w:pPr>
        <w:ind w:left="566"/>
        <w:jc w:val="center"/>
        <w:rPr>
          <w:sz w:val="20"/>
          <w:szCs w:val="20"/>
        </w:rPr>
      </w:pPr>
      <w:commentRangeStart w:id="223"/>
      <w:r w:rsidRPr="003603C3">
        <w:rPr>
          <w:noProof/>
          <w:sz w:val="18"/>
          <w:szCs w:val="18"/>
          <w:lang w:val="en-US" w:eastAsia="en-US"/>
        </w:rPr>
        <w:lastRenderedPageBreak/>
        <w:drawing>
          <wp:inline distT="114300" distB="114300" distL="114300" distR="114300" wp14:anchorId="369F8B3E" wp14:editId="5712BF62">
            <wp:extent cx="6332220" cy="1706962"/>
            <wp:effectExtent l="0" t="0" r="0" b="7620"/>
            <wp:docPr id="1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l="4421" t="16514" r="1893" b="38494"/>
                    <a:stretch>
                      <a:fillRect/>
                    </a:stretch>
                  </pic:blipFill>
                  <pic:spPr>
                    <a:xfrm>
                      <a:off x="0" y="0"/>
                      <a:ext cx="6332220" cy="1706962"/>
                    </a:xfrm>
                    <a:prstGeom prst="rect">
                      <a:avLst/>
                    </a:prstGeom>
                    <a:ln/>
                  </pic:spPr>
                </pic:pic>
              </a:graphicData>
            </a:graphic>
          </wp:inline>
        </w:drawing>
      </w:r>
      <w:commentRangeEnd w:id="223"/>
      <w:r w:rsidR="00F825C2">
        <w:rPr>
          <w:rStyle w:val="Refdecomentario"/>
        </w:rPr>
        <w:commentReference w:id="223"/>
      </w:r>
    </w:p>
    <w:p w14:paraId="000002D7" w14:textId="77777777" w:rsidR="00F57640" w:rsidRPr="003603C3" w:rsidRDefault="00F57640" w:rsidP="00834C77">
      <w:pPr>
        <w:ind w:left="566"/>
        <w:jc w:val="both"/>
        <w:rPr>
          <w:sz w:val="20"/>
          <w:szCs w:val="20"/>
        </w:rPr>
      </w:pPr>
    </w:p>
    <w:p w14:paraId="000002D8" w14:textId="7D71CD92" w:rsidR="00F57640" w:rsidRPr="003603C3" w:rsidRDefault="001B6B73">
      <w:pPr>
        <w:jc w:val="both"/>
        <w:rPr>
          <w:sz w:val="20"/>
          <w:szCs w:val="20"/>
        </w:rPr>
        <w:pPrChange w:id="224" w:author="Usuario" w:date="2022-12-28T18:02:00Z">
          <w:pPr/>
        </w:pPrChange>
      </w:pPr>
      <w:r w:rsidRPr="003603C3">
        <w:rPr>
          <w:b/>
          <w:sz w:val="20"/>
          <w:szCs w:val="20"/>
        </w:rPr>
        <w:t>Nota</w:t>
      </w:r>
      <w:r w:rsidR="00EC7AD0" w:rsidRPr="003603C3">
        <w:rPr>
          <w:b/>
          <w:sz w:val="20"/>
          <w:szCs w:val="20"/>
        </w:rPr>
        <w:t>:</w:t>
      </w:r>
      <w:r w:rsidR="00EC7AD0" w:rsidRPr="003603C3">
        <w:rPr>
          <w:sz w:val="20"/>
          <w:szCs w:val="20"/>
        </w:rPr>
        <w:t xml:space="preserve"> </w:t>
      </w:r>
      <w:ins w:id="225" w:author="Usuario" w:date="2022-12-28T18:02:00Z">
        <w:r w:rsidR="00F825C2">
          <w:rPr>
            <w:sz w:val="18"/>
            <w:szCs w:val="18"/>
          </w:rPr>
          <w:t>c</w:t>
        </w:r>
      </w:ins>
      <w:del w:id="226" w:author="Usuario" w:date="2022-12-28T18:02:00Z">
        <w:r w:rsidR="00021627" w:rsidRPr="003603C3" w:rsidDel="00F825C2">
          <w:rPr>
            <w:sz w:val="18"/>
            <w:szCs w:val="18"/>
          </w:rPr>
          <w:delText>C</w:delText>
        </w:r>
      </w:del>
      <w:r w:rsidR="00021627" w:rsidRPr="003603C3">
        <w:rPr>
          <w:sz w:val="18"/>
          <w:szCs w:val="18"/>
        </w:rPr>
        <w:t xml:space="preserve">omo vemos, dentro de una función de </w:t>
      </w:r>
      <w:r w:rsidR="00021627" w:rsidRPr="00F825C2">
        <w:rPr>
          <w:i/>
          <w:sz w:val="18"/>
          <w:szCs w:val="18"/>
          <w:rPrChange w:id="227" w:author="Usuario" w:date="2022-12-28T18:02:00Z">
            <w:rPr>
              <w:sz w:val="18"/>
              <w:szCs w:val="18"/>
            </w:rPr>
          </w:rPrChange>
        </w:rPr>
        <w:t>test</w:t>
      </w:r>
      <w:r w:rsidR="00021627" w:rsidRPr="003603C3">
        <w:rPr>
          <w:sz w:val="18"/>
          <w:szCs w:val="18"/>
        </w:rPr>
        <w:t xml:space="preserve">, podemos perfectamente hacer llamadas a otras funciones de </w:t>
      </w:r>
      <w:r w:rsidR="00021627" w:rsidRPr="00F825C2">
        <w:rPr>
          <w:i/>
          <w:sz w:val="18"/>
          <w:szCs w:val="18"/>
          <w:rPrChange w:id="228" w:author="Usuario" w:date="2022-12-28T18:02:00Z">
            <w:rPr>
              <w:sz w:val="18"/>
              <w:szCs w:val="18"/>
            </w:rPr>
          </w:rPrChange>
        </w:rPr>
        <w:t>test</w:t>
      </w:r>
      <w:r w:rsidR="00021627" w:rsidRPr="003603C3">
        <w:rPr>
          <w:sz w:val="18"/>
          <w:szCs w:val="18"/>
        </w:rPr>
        <w:t xml:space="preserve"> siempre y cuando tenga sentido para nuestras pruebas</w:t>
      </w:r>
      <w:r w:rsidR="00EC7AD0" w:rsidRPr="003603C3">
        <w:rPr>
          <w:sz w:val="20"/>
          <w:szCs w:val="20"/>
        </w:rPr>
        <w:t>.</w:t>
      </w:r>
    </w:p>
    <w:p w14:paraId="000002D9" w14:textId="77777777" w:rsidR="00F57640" w:rsidRPr="003603C3" w:rsidRDefault="00F57640" w:rsidP="00834C77">
      <w:pPr>
        <w:ind w:left="566"/>
        <w:rPr>
          <w:sz w:val="20"/>
          <w:szCs w:val="20"/>
        </w:rPr>
      </w:pPr>
    </w:p>
    <w:p w14:paraId="0BEC5082" w14:textId="03D94F91" w:rsidR="00D632B3" w:rsidRPr="003603C3" w:rsidRDefault="00D632B3" w:rsidP="00D632B3">
      <w:pPr>
        <w:rPr>
          <w:b/>
          <w:sz w:val="20"/>
          <w:szCs w:val="20"/>
        </w:rPr>
      </w:pPr>
      <w:r w:rsidRPr="003603C3">
        <w:rPr>
          <w:b/>
          <w:sz w:val="20"/>
          <w:szCs w:val="20"/>
        </w:rPr>
        <w:t xml:space="preserve">Ejecutar </w:t>
      </w:r>
      <w:r w:rsidRPr="00F825C2">
        <w:rPr>
          <w:b/>
          <w:i/>
          <w:sz w:val="20"/>
          <w:szCs w:val="20"/>
          <w:rPrChange w:id="229" w:author="Usuario" w:date="2022-12-28T18:02:00Z">
            <w:rPr>
              <w:b/>
              <w:sz w:val="20"/>
              <w:szCs w:val="20"/>
            </w:rPr>
          </w:rPrChange>
        </w:rPr>
        <w:t>tests</w:t>
      </w:r>
    </w:p>
    <w:p w14:paraId="469E526C" w14:textId="77777777" w:rsidR="0071049B" w:rsidRPr="003603C3" w:rsidRDefault="0071049B" w:rsidP="00D632B3">
      <w:pPr>
        <w:rPr>
          <w:sz w:val="20"/>
          <w:szCs w:val="20"/>
        </w:rPr>
      </w:pPr>
    </w:p>
    <w:p w14:paraId="000002DB" w14:textId="11E86209" w:rsidR="00F57640" w:rsidRPr="003603C3" w:rsidRDefault="00EC7AD0" w:rsidP="00D632B3">
      <w:pPr>
        <w:rPr>
          <w:sz w:val="20"/>
          <w:szCs w:val="20"/>
        </w:rPr>
      </w:pPr>
      <w:r w:rsidRPr="003603C3">
        <w:rPr>
          <w:sz w:val="20"/>
          <w:szCs w:val="20"/>
        </w:rPr>
        <w:t xml:space="preserve">En este punto, lo único que nos queda es realizar la ejecución de </w:t>
      </w:r>
      <w:r w:rsidR="0071049B" w:rsidRPr="003603C3">
        <w:rPr>
          <w:sz w:val="20"/>
          <w:szCs w:val="20"/>
        </w:rPr>
        <w:t>las</w:t>
      </w:r>
      <w:r w:rsidRPr="003603C3">
        <w:rPr>
          <w:sz w:val="20"/>
          <w:szCs w:val="20"/>
        </w:rPr>
        <w:t xml:space="preserve"> pruebas. Para ello</w:t>
      </w:r>
      <w:ins w:id="230" w:author="Usuario" w:date="2022-12-28T18:02:00Z">
        <w:r w:rsidR="00F825C2">
          <w:rPr>
            <w:sz w:val="20"/>
            <w:szCs w:val="20"/>
          </w:rPr>
          <w:t>,</w:t>
        </w:r>
      </w:ins>
      <w:r w:rsidRPr="003603C3">
        <w:rPr>
          <w:sz w:val="20"/>
          <w:szCs w:val="20"/>
        </w:rPr>
        <w:t xml:space="preserve"> </w:t>
      </w:r>
      <w:r w:rsidR="0071049B" w:rsidRPr="003603C3">
        <w:rPr>
          <w:sz w:val="20"/>
          <w:szCs w:val="20"/>
        </w:rPr>
        <w:t>tenga en cuenta lo que se indica en el siguiente video</w:t>
      </w:r>
      <w:r w:rsidRPr="003603C3">
        <w:rPr>
          <w:sz w:val="20"/>
          <w:szCs w:val="20"/>
        </w:rPr>
        <w:t>:</w:t>
      </w:r>
    </w:p>
    <w:p w14:paraId="42CCE2A9" w14:textId="77777777" w:rsidR="0071049B" w:rsidRPr="003603C3" w:rsidRDefault="0071049B" w:rsidP="00D632B3">
      <w:pPr>
        <w:rPr>
          <w:sz w:val="20"/>
          <w:szCs w:val="20"/>
        </w:rPr>
      </w:pPr>
    </w:p>
    <w:p w14:paraId="22C9A853" w14:textId="623FBFFA" w:rsidR="0071049B" w:rsidRPr="003603C3" w:rsidRDefault="0071049B" w:rsidP="00D632B3">
      <w:pPr>
        <w:rPr>
          <w:sz w:val="20"/>
          <w:szCs w:val="20"/>
        </w:rPr>
      </w:pPr>
      <w:r w:rsidRPr="003603C3">
        <w:rPr>
          <w:noProof/>
          <w:lang w:val="en-US" w:eastAsia="en-US"/>
        </w:rPr>
        <mc:AlternateContent>
          <mc:Choice Requires="wps">
            <w:drawing>
              <wp:anchor distT="0" distB="0" distL="114300" distR="114300" simplePos="0" relativeHeight="251663360" behindDoc="0" locked="0" layoutInCell="1" hidden="0" allowOverlap="1" wp14:anchorId="53E3E7ED" wp14:editId="4C4D6CE1">
                <wp:simplePos x="0" y="0"/>
                <wp:positionH relativeFrom="column">
                  <wp:posOffset>590550</wp:posOffset>
                </wp:positionH>
                <wp:positionV relativeFrom="paragraph">
                  <wp:posOffset>71755</wp:posOffset>
                </wp:positionV>
                <wp:extent cx="4800600" cy="1066800"/>
                <wp:effectExtent l="0" t="0" r="0" b="0"/>
                <wp:wrapNone/>
                <wp:docPr id="8" name="Rectángulo 8"/>
                <wp:cNvGraphicFramePr/>
                <a:graphic xmlns:a="http://schemas.openxmlformats.org/drawingml/2006/main">
                  <a:graphicData uri="http://schemas.microsoft.com/office/word/2010/wordprocessingShape">
                    <wps:wsp>
                      <wps:cNvSpPr/>
                      <wps:spPr>
                        <a:xfrm>
                          <a:off x="0" y="0"/>
                          <a:ext cx="4800600" cy="1066800"/>
                        </a:xfrm>
                        <a:prstGeom prst="rect">
                          <a:avLst/>
                        </a:prstGeom>
                        <a:solidFill>
                          <a:srgbClr val="FBD4B4"/>
                        </a:solidFill>
                        <a:ln w="9525" cap="flat" cmpd="sng">
                          <a:solidFill>
                            <a:srgbClr val="000000"/>
                          </a:solidFill>
                          <a:prstDash val="solid"/>
                          <a:round/>
                          <a:headEnd type="none" w="sm" len="sm"/>
                          <a:tailEnd type="none" w="sm" len="sm"/>
                        </a:ln>
                      </wps:spPr>
                      <wps:txbx>
                        <w:txbxContent>
                          <w:p w14:paraId="0A8152E4" w14:textId="7801F278" w:rsidR="00C152A1" w:rsidRDefault="00C152A1" w:rsidP="0071049B">
                            <w:pPr>
                              <w:spacing w:line="275" w:lineRule="auto"/>
                              <w:jc w:val="center"/>
                              <w:textDirection w:val="btLr"/>
                            </w:pPr>
                            <w:r>
                              <w:rPr>
                                <w:b/>
                                <w:color w:val="000000"/>
                                <w:sz w:val="20"/>
                              </w:rPr>
                              <w:t xml:space="preserve">Video </w:t>
                            </w:r>
                            <w:ins w:id="231" w:author="Usuario" w:date="2022-12-28T18:05:00Z">
                              <w:r w:rsidR="001C45DB">
                                <w:rPr>
                                  <w:b/>
                                  <w:color w:val="000000"/>
                                  <w:sz w:val="20"/>
                                </w:rPr>
                                <w:t xml:space="preserve">tutorial </w:t>
                              </w:r>
                            </w:ins>
                            <w:r>
                              <w:rPr>
                                <w:b/>
                                <w:color w:val="000000"/>
                                <w:sz w:val="20"/>
                              </w:rPr>
                              <w:t>Script Test</w:t>
                            </w:r>
                            <w:ins w:id="232" w:author="Usuario" w:date="2022-12-28T18:03:00Z">
                              <w:r w:rsidR="00F825C2">
                                <w:rPr>
                                  <w:b/>
                                  <w:color w:val="000000"/>
                                  <w:sz w:val="20"/>
                                </w:rPr>
                                <w:t xml:space="preserve"> </w:t>
                              </w:r>
                            </w:ins>
                            <w:r>
                              <w:rPr>
                                <w:b/>
                                <w:color w:val="000000"/>
                                <w:sz w:val="20"/>
                              </w:rPr>
                              <w:t>Runner</w:t>
                            </w:r>
                          </w:p>
                          <w:p w14:paraId="1E55B019" w14:textId="77777777" w:rsidR="00C152A1" w:rsidRDefault="00C152A1" w:rsidP="0071049B">
                            <w:pPr>
                              <w:spacing w:line="275" w:lineRule="auto"/>
                              <w:jc w:val="both"/>
                              <w:textDirection w:val="btLr"/>
                              <w:rPr>
                                <w:color w:val="000000"/>
                                <w:sz w:val="20"/>
                              </w:rPr>
                            </w:pPr>
                          </w:p>
                          <w:p w14:paraId="58517C8F" w14:textId="009E31C9" w:rsidR="00C152A1" w:rsidRDefault="00C152A1" w:rsidP="0071049B">
                            <w:pPr>
                              <w:spacing w:line="275" w:lineRule="auto"/>
                              <w:jc w:val="both"/>
                              <w:textDirection w:val="btLr"/>
                            </w:pPr>
                            <w:r>
                              <w:rPr>
                                <w:color w:val="000000"/>
                                <w:sz w:val="20"/>
                              </w:rPr>
                              <w:t xml:space="preserve">Se debe validar siempre el funcionamiento de los </w:t>
                            </w:r>
                            <w:r w:rsidRPr="00F825C2">
                              <w:rPr>
                                <w:i/>
                                <w:color w:val="000000"/>
                                <w:sz w:val="20"/>
                                <w:rPrChange w:id="233" w:author="Usuario" w:date="2022-12-28T18:03:00Z">
                                  <w:rPr>
                                    <w:color w:val="000000"/>
                                    <w:sz w:val="20"/>
                                  </w:rPr>
                                </w:rPrChange>
                              </w:rPr>
                              <w:t>script</w:t>
                            </w:r>
                            <w:ins w:id="234" w:author="Usuario" w:date="2022-12-28T18:03:00Z">
                              <w:r w:rsidR="00F825C2" w:rsidRPr="00F825C2">
                                <w:rPr>
                                  <w:i/>
                                  <w:color w:val="000000"/>
                                  <w:sz w:val="20"/>
                                  <w:rPrChange w:id="235" w:author="Usuario" w:date="2022-12-28T18:03:00Z">
                                    <w:rPr>
                                      <w:color w:val="000000"/>
                                      <w:sz w:val="20"/>
                                    </w:rPr>
                                  </w:rPrChange>
                                </w:rPr>
                                <w:t>s</w:t>
                              </w:r>
                            </w:ins>
                            <w:r>
                              <w:rPr>
                                <w:color w:val="000000"/>
                                <w:sz w:val="20"/>
                              </w:rPr>
                              <w:t xml:space="preserve"> que se desarrollen, por lo que le invitamos a que revise el siguiente video tutorial, se recomienda su descarga</w:t>
                            </w:r>
                            <w:ins w:id="236" w:author="Usuario" w:date="2022-12-28T18:06:00Z">
                              <w:r w:rsidR="001C45DB">
                                <w:rPr>
                                  <w:color w:val="000000"/>
                                  <w:sz w:val="20"/>
                                </w:rPr>
                                <w:t>:</w:t>
                              </w:r>
                            </w:ins>
                            <w:del w:id="237" w:author="Usuario" w:date="2022-12-28T18:06:00Z">
                              <w:r w:rsidDel="001C45DB">
                                <w:rPr>
                                  <w:color w:val="000000"/>
                                  <w:sz w:val="20"/>
                                </w:rPr>
                                <w:delText xml:space="preserve">. </w:delText>
                              </w:r>
                            </w:del>
                          </w:p>
                          <w:p w14:paraId="49244CBF" w14:textId="77777777" w:rsidR="00C152A1" w:rsidRDefault="00C152A1" w:rsidP="0071049B">
                            <w:pPr>
                              <w:spacing w:line="275" w:lineRule="auto"/>
                              <w:jc w:val="both"/>
                              <w:textDirection w:val="btLr"/>
                            </w:pPr>
                          </w:p>
                          <w:p w14:paraId="10A10A37" w14:textId="77777777" w:rsidR="00C152A1" w:rsidRDefault="00C152A1" w:rsidP="0071049B">
                            <w:pPr>
                              <w:spacing w:line="275" w:lineRule="auto"/>
                              <w:jc w:val="center"/>
                              <w:textDirection w:val="btLr"/>
                            </w:pPr>
                          </w:p>
                          <w:p w14:paraId="0D1196C2" w14:textId="77777777" w:rsidR="00C152A1" w:rsidRDefault="00C152A1" w:rsidP="0071049B">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3E3E7ED" id="Rectángulo 8" o:spid="_x0000_s1029" style="position:absolute;margin-left:46.5pt;margin-top:5.65pt;width:378pt;height:8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" fillcolor="#fbd4b4">
                <v:stroke startarrowwidth="narrow" startarrowlength="short" endarrowwidth="narrow" endarrowlength="short" joinstyle="round"/>
                <v:textbox inset="2.53958mm,1.2694mm,2.53958mm,1.2694mm">
                  <w:txbxContent>
                    <w:p w14:paraId="0A8152E4" w14:textId="7801F278" w:rsidR="00C152A1" w:rsidRDefault="00C152A1" w:rsidP="0071049B">
                      <w:pPr>
                        <w:spacing w:line="275" w:lineRule="auto"/>
                        <w:jc w:val="center"/>
                        <w:textDirection w:val="btLr"/>
                      </w:pPr>
                      <w:r>
                        <w:rPr>
                          <w:b/>
                          <w:color w:val="000000"/>
                          <w:sz w:val="20"/>
                        </w:rPr>
                        <w:t xml:space="preserve">Video </w:t>
                      </w:r>
                      <w:ins w:id="228" w:author="Usuario" w:date="2022-12-28T18:05:00Z">
                        <w:r w:rsidR="001C45DB">
                          <w:rPr>
                            <w:b/>
                            <w:color w:val="000000"/>
                            <w:sz w:val="20"/>
                          </w:rPr>
                          <w:t xml:space="preserve">tutorial </w:t>
                        </w:r>
                      </w:ins>
                      <w:r>
                        <w:rPr>
                          <w:b/>
                          <w:color w:val="000000"/>
                          <w:sz w:val="20"/>
                        </w:rPr>
                        <w:t>Script Test</w:t>
                      </w:r>
                      <w:ins w:id="229" w:author="Usuario" w:date="2022-12-28T18:03:00Z">
                        <w:r w:rsidR="00F825C2">
                          <w:rPr>
                            <w:b/>
                            <w:color w:val="000000"/>
                            <w:sz w:val="20"/>
                          </w:rPr>
                          <w:t xml:space="preserve"> </w:t>
                        </w:r>
                      </w:ins>
                      <w:r>
                        <w:rPr>
                          <w:b/>
                          <w:color w:val="000000"/>
                          <w:sz w:val="20"/>
                        </w:rPr>
                        <w:t>Runner</w:t>
                      </w:r>
                    </w:p>
                    <w:p w14:paraId="1E55B019" w14:textId="77777777" w:rsidR="00C152A1" w:rsidRDefault="00C152A1" w:rsidP="0071049B">
                      <w:pPr>
                        <w:spacing w:line="275" w:lineRule="auto"/>
                        <w:jc w:val="both"/>
                        <w:textDirection w:val="btLr"/>
                        <w:rPr>
                          <w:color w:val="000000"/>
                          <w:sz w:val="20"/>
                        </w:rPr>
                      </w:pPr>
                    </w:p>
                    <w:p w14:paraId="58517C8F" w14:textId="009E31C9" w:rsidR="00C152A1" w:rsidRDefault="00C152A1" w:rsidP="0071049B">
                      <w:pPr>
                        <w:spacing w:line="275" w:lineRule="auto"/>
                        <w:jc w:val="both"/>
                        <w:textDirection w:val="btLr"/>
                      </w:pPr>
                      <w:r>
                        <w:rPr>
                          <w:color w:val="000000"/>
                          <w:sz w:val="20"/>
                        </w:rPr>
                        <w:t xml:space="preserve">Se debe validar siempre el funcionamiento de los </w:t>
                      </w:r>
                      <w:r w:rsidRPr="00F825C2">
                        <w:rPr>
                          <w:i/>
                          <w:color w:val="000000"/>
                          <w:sz w:val="20"/>
                          <w:rPrChange w:id="230" w:author="Usuario" w:date="2022-12-28T18:03:00Z">
                            <w:rPr>
                              <w:color w:val="000000"/>
                              <w:sz w:val="20"/>
                            </w:rPr>
                          </w:rPrChange>
                        </w:rPr>
                        <w:t>script</w:t>
                      </w:r>
                      <w:ins w:id="231" w:author="Usuario" w:date="2022-12-28T18:03:00Z">
                        <w:r w:rsidR="00F825C2" w:rsidRPr="00F825C2">
                          <w:rPr>
                            <w:i/>
                            <w:color w:val="000000"/>
                            <w:sz w:val="20"/>
                            <w:rPrChange w:id="232" w:author="Usuario" w:date="2022-12-28T18:03:00Z">
                              <w:rPr>
                                <w:color w:val="000000"/>
                                <w:sz w:val="20"/>
                              </w:rPr>
                            </w:rPrChange>
                          </w:rPr>
                          <w:t>s</w:t>
                        </w:r>
                      </w:ins>
                      <w:r>
                        <w:rPr>
                          <w:color w:val="000000"/>
                          <w:sz w:val="20"/>
                        </w:rPr>
                        <w:t xml:space="preserve"> que se desarrollen, por lo que le invitamos a que revise el siguiente video tutorial, se recomienda su descarga</w:t>
                      </w:r>
                      <w:ins w:id="233" w:author="Usuario" w:date="2022-12-28T18:06:00Z">
                        <w:r w:rsidR="001C45DB">
                          <w:rPr>
                            <w:color w:val="000000"/>
                            <w:sz w:val="20"/>
                          </w:rPr>
                          <w:t>:</w:t>
                        </w:r>
                      </w:ins>
                      <w:del w:id="234" w:author="Usuario" w:date="2022-12-28T18:06:00Z">
                        <w:r w:rsidDel="001C45DB">
                          <w:rPr>
                            <w:color w:val="000000"/>
                            <w:sz w:val="20"/>
                          </w:rPr>
                          <w:delText xml:space="preserve">. </w:delText>
                        </w:r>
                      </w:del>
                    </w:p>
                    <w:p w14:paraId="49244CBF" w14:textId="77777777" w:rsidR="00C152A1" w:rsidRDefault="00C152A1" w:rsidP="0071049B">
                      <w:pPr>
                        <w:spacing w:line="275" w:lineRule="auto"/>
                        <w:jc w:val="both"/>
                        <w:textDirection w:val="btLr"/>
                      </w:pPr>
                    </w:p>
                    <w:p w14:paraId="10A10A37" w14:textId="77777777" w:rsidR="00C152A1" w:rsidRDefault="00C152A1" w:rsidP="0071049B">
                      <w:pPr>
                        <w:spacing w:line="275" w:lineRule="auto"/>
                        <w:jc w:val="center"/>
                        <w:textDirection w:val="btLr"/>
                      </w:pPr>
                    </w:p>
                    <w:p w14:paraId="0D1196C2" w14:textId="77777777" w:rsidR="00C152A1" w:rsidRDefault="00C152A1" w:rsidP="0071049B">
                      <w:pPr>
                        <w:spacing w:line="275" w:lineRule="auto"/>
                        <w:jc w:val="center"/>
                        <w:textDirection w:val="btLr"/>
                      </w:pPr>
                    </w:p>
                  </w:txbxContent>
                </v:textbox>
              </v:rect>
            </w:pict>
          </mc:Fallback>
        </mc:AlternateContent>
      </w:r>
    </w:p>
    <w:p w14:paraId="2D4B4E19" w14:textId="66923916" w:rsidR="0071049B" w:rsidRPr="003603C3" w:rsidRDefault="0071049B" w:rsidP="00D632B3">
      <w:pPr>
        <w:rPr>
          <w:sz w:val="20"/>
          <w:szCs w:val="20"/>
        </w:rPr>
      </w:pPr>
      <w:r w:rsidRPr="003603C3">
        <w:rPr>
          <w:sz w:val="20"/>
          <w:szCs w:val="20"/>
        </w:rPr>
        <w:tab/>
      </w:r>
      <w:r w:rsidRPr="003603C3">
        <w:rPr>
          <w:sz w:val="20"/>
          <w:szCs w:val="20"/>
        </w:rPr>
        <w:tab/>
      </w:r>
      <w:r w:rsidRPr="003603C3">
        <w:rPr>
          <w:sz w:val="20"/>
          <w:szCs w:val="20"/>
        </w:rPr>
        <w:tab/>
      </w:r>
      <w:r w:rsidRPr="003603C3">
        <w:rPr>
          <w:sz w:val="20"/>
          <w:szCs w:val="20"/>
        </w:rPr>
        <w:tab/>
      </w:r>
      <w:r w:rsidRPr="003603C3">
        <w:rPr>
          <w:sz w:val="20"/>
          <w:szCs w:val="20"/>
        </w:rPr>
        <w:tab/>
      </w:r>
      <w:r w:rsidRPr="003603C3">
        <w:rPr>
          <w:rStyle w:val="Refdecomentario"/>
        </w:rPr>
        <w:commentReference w:id="238"/>
      </w:r>
    </w:p>
    <w:p w14:paraId="3CFFD5AC" w14:textId="57941154" w:rsidR="0071049B" w:rsidRPr="003603C3" w:rsidRDefault="0071049B" w:rsidP="00D632B3">
      <w:pPr>
        <w:rPr>
          <w:sz w:val="20"/>
          <w:szCs w:val="20"/>
        </w:rPr>
      </w:pPr>
    </w:p>
    <w:p w14:paraId="000002DC" w14:textId="0C7B6180" w:rsidR="00F57640" w:rsidRPr="003603C3" w:rsidRDefault="00F57640" w:rsidP="00834C77">
      <w:pPr>
        <w:ind w:left="566"/>
        <w:rPr>
          <w:sz w:val="20"/>
          <w:szCs w:val="20"/>
        </w:rPr>
      </w:pPr>
    </w:p>
    <w:p w14:paraId="1A030867" w14:textId="77777777" w:rsidR="0071049B" w:rsidRPr="003603C3" w:rsidRDefault="0071049B" w:rsidP="00834C77">
      <w:pPr>
        <w:ind w:left="566"/>
        <w:rPr>
          <w:sz w:val="20"/>
          <w:szCs w:val="20"/>
        </w:rPr>
      </w:pPr>
    </w:p>
    <w:p w14:paraId="3697A3EF" w14:textId="77777777" w:rsidR="0071049B" w:rsidRPr="003603C3" w:rsidRDefault="0071049B" w:rsidP="00834C77">
      <w:pPr>
        <w:ind w:left="566"/>
        <w:rPr>
          <w:sz w:val="20"/>
          <w:szCs w:val="20"/>
        </w:rPr>
      </w:pPr>
    </w:p>
    <w:p w14:paraId="7278DE10" w14:textId="77777777" w:rsidR="0071049B" w:rsidRPr="003603C3" w:rsidRDefault="0071049B" w:rsidP="00834C77">
      <w:pPr>
        <w:ind w:left="566"/>
        <w:rPr>
          <w:sz w:val="20"/>
          <w:szCs w:val="20"/>
        </w:rPr>
      </w:pPr>
    </w:p>
    <w:p w14:paraId="21EC0EA4" w14:textId="77777777" w:rsidR="0071049B" w:rsidRPr="003603C3" w:rsidRDefault="0071049B" w:rsidP="00834C77">
      <w:pPr>
        <w:ind w:left="566"/>
        <w:rPr>
          <w:sz w:val="20"/>
          <w:szCs w:val="20"/>
        </w:rPr>
      </w:pPr>
    </w:p>
    <w:p w14:paraId="77FA62BF" w14:textId="77777777" w:rsidR="0071049B" w:rsidRPr="003603C3" w:rsidRDefault="0071049B" w:rsidP="00834C77">
      <w:pPr>
        <w:ind w:left="566"/>
        <w:rPr>
          <w:sz w:val="20"/>
          <w:szCs w:val="20"/>
        </w:rPr>
      </w:pPr>
    </w:p>
    <w:p w14:paraId="000002EE" w14:textId="202D5177" w:rsidR="00F57640" w:rsidRPr="003603C3" w:rsidRDefault="00EA02B2" w:rsidP="00834C77">
      <w:pPr>
        <w:ind w:left="566"/>
        <w:jc w:val="both"/>
        <w:rPr>
          <w:sz w:val="20"/>
          <w:szCs w:val="20"/>
        </w:rPr>
      </w:pPr>
      <w:ins w:id="239" w:author="Usuario" w:date="2022-12-28T18:03:00Z">
        <w:r>
          <w:rPr>
            <w:sz w:val="20"/>
            <w:szCs w:val="20"/>
          </w:rPr>
          <w:t>¡</w:t>
        </w:r>
      </w:ins>
      <w:r w:rsidR="00EC7AD0" w:rsidRPr="003603C3">
        <w:rPr>
          <w:sz w:val="20"/>
          <w:szCs w:val="20"/>
        </w:rPr>
        <w:t xml:space="preserve">Disfruta del </w:t>
      </w:r>
      <w:r w:rsidR="00EC7AD0" w:rsidRPr="003603C3">
        <w:rPr>
          <w:i/>
          <w:sz w:val="20"/>
          <w:szCs w:val="20"/>
        </w:rPr>
        <w:t>testing</w:t>
      </w:r>
      <w:r w:rsidR="00EC7AD0" w:rsidRPr="003603C3">
        <w:rPr>
          <w:sz w:val="20"/>
          <w:szCs w:val="20"/>
        </w:rPr>
        <w:t>!</w:t>
      </w:r>
    </w:p>
    <w:p w14:paraId="000002EF" w14:textId="77777777" w:rsidR="00F57640" w:rsidRPr="003603C3" w:rsidRDefault="00F57640" w:rsidP="00834C77">
      <w:pPr>
        <w:ind w:left="566"/>
        <w:jc w:val="both"/>
        <w:rPr>
          <w:sz w:val="20"/>
          <w:szCs w:val="20"/>
        </w:rPr>
      </w:pPr>
    </w:p>
    <w:p w14:paraId="000002F0" w14:textId="77777777" w:rsidR="00F57640" w:rsidRPr="003603C3" w:rsidRDefault="00F57640" w:rsidP="00834C77">
      <w:pPr>
        <w:ind w:left="566"/>
        <w:jc w:val="both"/>
        <w:rPr>
          <w:sz w:val="20"/>
          <w:szCs w:val="20"/>
        </w:rPr>
      </w:pPr>
    </w:p>
    <w:p w14:paraId="000002F1" w14:textId="2616BBD2" w:rsidR="00F57640" w:rsidRPr="003603C3" w:rsidRDefault="00EC7AD0" w:rsidP="00834C77">
      <w:pPr>
        <w:jc w:val="both"/>
        <w:rPr>
          <w:b/>
          <w:sz w:val="20"/>
          <w:szCs w:val="20"/>
        </w:rPr>
      </w:pPr>
      <w:r w:rsidRPr="003603C3">
        <w:rPr>
          <w:b/>
          <w:sz w:val="20"/>
          <w:szCs w:val="20"/>
        </w:rPr>
        <w:t>4. Pruebas del sistema</w:t>
      </w:r>
    </w:p>
    <w:p w14:paraId="51302794" w14:textId="77777777" w:rsidR="000C27B2" w:rsidRPr="003603C3" w:rsidRDefault="000C27B2" w:rsidP="00834C77">
      <w:pPr>
        <w:jc w:val="both"/>
        <w:rPr>
          <w:b/>
          <w:sz w:val="20"/>
          <w:szCs w:val="20"/>
        </w:rPr>
      </w:pPr>
    </w:p>
    <w:p w14:paraId="000002F2" w14:textId="45431944" w:rsidR="00F57640" w:rsidRPr="003603C3" w:rsidRDefault="00EC7AD0" w:rsidP="00185CC8">
      <w:pPr>
        <w:jc w:val="both"/>
        <w:rPr>
          <w:sz w:val="20"/>
          <w:szCs w:val="20"/>
        </w:rPr>
      </w:pPr>
      <w:r w:rsidRPr="003603C3">
        <w:rPr>
          <w:sz w:val="20"/>
          <w:szCs w:val="20"/>
        </w:rPr>
        <w:t>Se dividieron las pruebas de sistema en tres bloques diferenciados atendiendo a los requisitos no funcionalidades establecidos previamente en este documento</w:t>
      </w:r>
      <w:r w:rsidR="00185CC8" w:rsidRPr="003603C3">
        <w:rPr>
          <w:sz w:val="20"/>
          <w:szCs w:val="20"/>
        </w:rPr>
        <w:t>, como son:</w:t>
      </w:r>
      <w:r w:rsidRPr="003603C3">
        <w:rPr>
          <w:sz w:val="20"/>
          <w:szCs w:val="20"/>
        </w:rPr>
        <w:t xml:space="preserve"> </w:t>
      </w:r>
    </w:p>
    <w:p w14:paraId="593681F9" w14:textId="77777777" w:rsidR="00F9672B" w:rsidRPr="003603C3" w:rsidRDefault="00F9672B" w:rsidP="00185CC8">
      <w:pPr>
        <w:jc w:val="both"/>
        <w:rPr>
          <w:sz w:val="20"/>
          <w:szCs w:val="20"/>
        </w:rPr>
      </w:pPr>
    </w:p>
    <w:p w14:paraId="000002F4" w14:textId="77777777" w:rsidR="00F57640" w:rsidRPr="003603C3" w:rsidRDefault="00EC7AD0" w:rsidP="00F9672B">
      <w:pPr>
        <w:jc w:val="both"/>
        <w:rPr>
          <w:b/>
          <w:sz w:val="20"/>
          <w:szCs w:val="20"/>
        </w:rPr>
      </w:pPr>
      <w:del w:id="240" w:author="Usuario" w:date="2022-12-29T15:06:00Z">
        <w:r w:rsidRPr="003603C3" w:rsidDel="00551EFE">
          <w:rPr>
            <w:b/>
            <w:sz w:val="20"/>
            <w:szCs w:val="20"/>
          </w:rPr>
          <w:delText xml:space="preserve">4.1. </w:delText>
        </w:r>
      </w:del>
      <w:del w:id="241" w:author="Usuario" w:date="2022-12-28T18:44:00Z">
        <w:r w:rsidRPr="003603C3" w:rsidDel="009722F5">
          <w:rPr>
            <w:b/>
            <w:sz w:val="20"/>
            <w:szCs w:val="20"/>
          </w:rPr>
          <w:delText xml:space="preserve"> </w:delText>
        </w:r>
      </w:del>
      <w:r w:rsidRPr="003603C3">
        <w:rPr>
          <w:b/>
          <w:sz w:val="20"/>
          <w:szCs w:val="20"/>
        </w:rPr>
        <w:t>Pruebas de portabilidad</w:t>
      </w:r>
    </w:p>
    <w:p w14:paraId="000002F5" w14:textId="77777777" w:rsidR="00F57640" w:rsidRPr="003603C3" w:rsidRDefault="00F57640" w:rsidP="00834C77">
      <w:pPr>
        <w:ind w:left="425"/>
        <w:jc w:val="both"/>
        <w:rPr>
          <w:sz w:val="20"/>
          <w:szCs w:val="20"/>
        </w:rPr>
      </w:pPr>
    </w:p>
    <w:p w14:paraId="000002F8" w14:textId="45ED86C6" w:rsidR="00F57640" w:rsidRPr="003603C3" w:rsidRDefault="00EC7AD0" w:rsidP="00185CC8">
      <w:pPr>
        <w:jc w:val="both"/>
        <w:rPr>
          <w:sz w:val="20"/>
          <w:szCs w:val="20"/>
        </w:rPr>
      </w:pPr>
      <w:r w:rsidRPr="003603C3">
        <w:rPr>
          <w:sz w:val="20"/>
          <w:szCs w:val="20"/>
        </w:rPr>
        <w:t xml:space="preserve">En cuanto a la portabilidad se había pedido que el juego pudiera ser ejecutado de manera multiplataforma. Se seleccionaron entre las plataformas disponibles las más usadas en el mundo de la informática hoy en día. Estas plataformas son los ordenadores y los dispositivos móviles como teléfonos o tabletas. De entre esta gran variedad de plataformas se decidió que, en cuanto al ordenador, el juego pudiera ser ejecutado en entornos Windows y que en móviles pudiera ser ejecutado en entornos Android, a pesar de que hay otras alternativas como MacOS para sobremesa o IOS en móviles. </w:t>
      </w:r>
    </w:p>
    <w:p w14:paraId="000002F9" w14:textId="77777777" w:rsidR="00F57640" w:rsidRPr="003603C3" w:rsidRDefault="00F57640" w:rsidP="00834C77">
      <w:pPr>
        <w:ind w:left="425"/>
        <w:jc w:val="both"/>
        <w:rPr>
          <w:sz w:val="20"/>
          <w:szCs w:val="20"/>
        </w:rPr>
      </w:pPr>
    </w:p>
    <w:p w14:paraId="000002FA" w14:textId="77777777" w:rsidR="00F57640" w:rsidRPr="003603C3" w:rsidRDefault="00EC7AD0" w:rsidP="00236025">
      <w:pPr>
        <w:jc w:val="both"/>
        <w:rPr>
          <w:sz w:val="20"/>
          <w:szCs w:val="20"/>
        </w:rPr>
      </w:pPr>
      <w:r w:rsidRPr="003603C3">
        <w:rPr>
          <w:sz w:val="20"/>
          <w:szCs w:val="20"/>
        </w:rPr>
        <w:t xml:space="preserve">Para garantizar el cumplimiento de estos requisitos no funcionales se estableció que la prueba consistiría en que se pudiera ejecutar correctamente el juego en la plataforma deseada. Después de poder ejecutar el juego en las distintas plataformas sin ningún problema se concluyó que la prueba estaba superada. </w:t>
      </w:r>
    </w:p>
    <w:p w14:paraId="000002FB" w14:textId="77777777" w:rsidR="00F57640" w:rsidRPr="003603C3" w:rsidRDefault="00F57640" w:rsidP="00834C77">
      <w:pPr>
        <w:ind w:left="425"/>
        <w:jc w:val="both"/>
        <w:rPr>
          <w:sz w:val="20"/>
          <w:szCs w:val="20"/>
        </w:rPr>
      </w:pPr>
    </w:p>
    <w:p w14:paraId="000002FC" w14:textId="748C7419" w:rsidR="00F57640" w:rsidRPr="003603C3" w:rsidRDefault="000C27B2" w:rsidP="00BF2703">
      <w:pPr>
        <w:jc w:val="both"/>
        <w:rPr>
          <w:b/>
          <w:sz w:val="20"/>
          <w:szCs w:val="20"/>
        </w:rPr>
      </w:pPr>
      <w:del w:id="242" w:author="Usuario" w:date="2022-12-29T15:06:00Z">
        <w:r w:rsidRPr="003603C3" w:rsidDel="00551EFE">
          <w:rPr>
            <w:b/>
            <w:sz w:val="20"/>
            <w:szCs w:val="20"/>
          </w:rPr>
          <w:delText xml:space="preserve">4.2. </w:delText>
        </w:r>
      </w:del>
      <w:r w:rsidRPr="003603C3">
        <w:rPr>
          <w:b/>
          <w:sz w:val="20"/>
          <w:szCs w:val="20"/>
        </w:rPr>
        <w:t>Pruebas de compatibilidad</w:t>
      </w:r>
    </w:p>
    <w:p w14:paraId="4B4EE0D0" w14:textId="77777777" w:rsidR="000C27B2" w:rsidRPr="003603C3" w:rsidRDefault="000C27B2" w:rsidP="00834C77">
      <w:pPr>
        <w:ind w:left="425"/>
        <w:jc w:val="both"/>
        <w:rPr>
          <w:sz w:val="20"/>
          <w:szCs w:val="20"/>
        </w:rPr>
      </w:pPr>
    </w:p>
    <w:p w14:paraId="000002FD" w14:textId="77777777" w:rsidR="00F57640" w:rsidRPr="003603C3" w:rsidRDefault="00EC7AD0" w:rsidP="00236025">
      <w:pPr>
        <w:jc w:val="both"/>
        <w:rPr>
          <w:sz w:val="20"/>
          <w:szCs w:val="20"/>
        </w:rPr>
      </w:pPr>
      <w:r w:rsidRPr="003603C3">
        <w:rPr>
          <w:sz w:val="20"/>
          <w:szCs w:val="20"/>
        </w:rPr>
        <w:t xml:space="preserve">En cuanto a la compatibilidad lo que se buscaba era que, al tratarse de un juego multijugador, éste permitiera que se jugará desde distintos dispositivos la misma partida. A esto se le denomina, en el </w:t>
      </w:r>
      <w:r w:rsidRPr="00734B06">
        <w:rPr>
          <w:i/>
          <w:sz w:val="20"/>
          <w:szCs w:val="20"/>
          <w:rPrChange w:id="243" w:author="Usuario" w:date="2022-12-28T18:04:00Z">
            <w:rPr>
              <w:sz w:val="20"/>
              <w:szCs w:val="20"/>
            </w:rPr>
          </w:rPrChange>
        </w:rPr>
        <w:t>argot</w:t>
      </w:r>
      <w:r w:rsidRPr="003603C3">
        <w:rPr>
          <w:sz w:val="20"/>
          <w:szCs w:val="20"/>
        </w:rPr>
        <w:t xml:space="preserve"> de los videojuegos, juego cruzado. Para realizar estas pruebas se procedió a crear una partida con dos jugadores. </w:t>
      </w:r>
    </w:p>
    <w:p w14:paraId="000002FE" w14:textId="77777777" w:rsidR="00F57640" w:rsidRPr="003603C3" w:rsidRDefault="00F57640" w:rsidP="00834C77">
      <w:pPr>
        <w:ind w:left="425"/>
        <w:jc w:val="both"/>
        <w:rPr>
          <w:sz w:val="20"/>
          <w:szCs w:val="20"/>
        </w:rPr>
      </w:pPr>
    </w:p>
    <w:p w14:paraId="000002FF" w14:textId="77777777" w:rsidR="00F57640" w:rsidRPr="003603C3" w:rsidRDefault="00EC7AD0" w:rsidP="00236025">
      <w:pPr>
        <w:jc w:val="both"/>
        <w:rPr>
          <w:sz w:val="20"/>
          <w:szCs w:val="20"/>
        </w:rPr>
      </w:pPr>
      <w:r w:rsidRPr="003603C3">
        <w:rPr>
          <w:sz w:val="20"/>
          <w:szCs w:val="20"/>
        </w:rPr>
        <w:t xml:space="preserve">Uno accedió al juego vía ordenador y el segundo desde su dispositivo móvil Android. Se jugó la partida completa y se concluyó entonces que la partida podía ser jugada sin ningún problema, puesto que no se produjo ningún error. Para el juego es indistinto que una persona se conecte desde un dispositivo u otro. </w:t>
      </w:r>
    </w:p>
    <w:p w14:paraId="00000300" w14:textId="77777777" w:rsidR="00F57640" w:rsidRPr="003603C3" w:rsidRDefault="00F57640" w:rsidP="00834C77">
      <w:pPr>
        <w:ind w:left="425"/>
        <w:jc w:val="both"/>
        <w:rPr>
          <w:sz w:val="20"/>
          <w:szCs w:val="20"/>
        </w:rPr>
      </w:pPr>
    </w:p>
    <w:p w14:paraId="7DFAFF89" w14:textId="6115A86A" w:rsidR="000C27B2" w:rsidRPr="003603C3" w:rsidRDefault="00EC7AD0" w:rsidP="00BF2703">
      <w:pPr>
        <w:jc w:val="both"/>
        <w:rPr>
          <w:b/>
          <w:sz w:val="20"/>
          <w:szCs w:val="20"/>
        </w:rPr>
      </w:pPr>
      <w:del w:id="244" w:author="Usuario" w:date="2022-12-29T15:06:00Z">
        <w:r w:rsidRPr="003603C3" w:rsidDel="00551EFE">
          <w:rPr>
            <w:b/>
            <w:sz w:val="20"/>
            <w:szCs w:val="20"/>
          </w:rPr>
          <w:delText>4.3.</w:delText>
        </w:r>
      </w:del>
      <w:customXmlDelRangeStart w:id="245" w:author="Usuario" w:date="2022-12-29T15:06:00Z"/>
      <w:sdt>
        <w:sdtPr>
          <w:rPr>
            <w:sz w:val="20"/>
            <w:szCs w:val="20"/>
          </w:rPr>
          <w:tag w:val="goog_rdk_8"/>
          <w:id w:val="-548987454"/>
        </w:sdtPr>
        <w:sdtEndPr/>
        <w:sdtContent>
          <w:customXmlDelRangeEnd w:id="245"/>
          <w:customXmlDelRangeStart w:id="246" w:author="Usuario" w:date="2022-12-29T15:06:00Z"/>
        </w:sdtContent>
      </w:sdt>
      <w:customXmlDelRangeEnd w:id="246"/>
      <w:del w:id="247" w:author="Usuario" w:date="2022-12-29T15:06:00Z">
        <w:r w:rsidRPr="003603C3" w:rsidDel="00551EFE">
          <w:rPr>
            <w:b/>
            <w:sz w:val="20"/>
            <w:szCs w:val="20"/>
          </w:rPr>
          <w:delText xml:space="preserve"> </w:delText>
        </w:r>
      </w:del>
      <w:r w:rsidRPr="003603C3">
        <w:rPr>
          <w:b/>
          <w:sz w:val="20"/>
          <w:szCs w:val="20"/>
        </w:rPr>
        <w:t>Pruebas de rendimiento</w:t>
      </w:r>
    </w:p>
    <w:p w14:paraId="00000301" w14:textId="2C135D9C" w:rsidR="00F57640" w:rsidRPr="003603C3" w:rsidRDefault="00EC7AD0" w:rsidP="00834C77">
      <w:pPr>
        <w:ind w:left="425"/>
        <w:jc w:val="both"/>
        <w:rPr>
          <w:b/>
          <w:sz w:val="20"/>
          <w:szCs w:val="20"/>
        </w:rPr>
      </w:pPr>
      <w:r w:rsidRPr="003603C3">
        <w:rPr>
          <w:b/>
          <w:sz w:val="20"/>
          <w:szCs w:val="20"/>
        </w:rPr>
        <w:t xml:space="preserve"> </w:t>
      </w:r>
    </w:p>
    <w:p w14:paraId="00000302" w14:textId="649D1D24" w:rsidR="00F57640" w:rsidRPr="003603C3" w:rsidRDefault="00EC7AD0" w:rsidP="00236025">
      <w:pPr>
        <w:jc w:val="both"/>
        <w:rPr>
          <w:sz w:val="20"/>
          <w:szCs w:val="20"/>
        </w:rPr>
      </w:pPr>
      <w:r w:rsidRPr="003603C3">
        <w:rPr>
          <w:sz w:val="20"/>
          <w:szCs w:val="20"/>
        </w:rPr>
        <w:t xml:space="preserve">Para realizar y analizar las pruebas de rendimiento se hizo uso de la herramienta </w:t>
      </w:r>
      <w:r w:rsidRPr="003603C3">
        <w:rPr>
          <w:i/>
          <w:sz w:val="20"/>
          <w:szCs w:val="20"/>
        </w:rPr>
        <w:t>Profiler</w:t>
      </w:r>
      <w:r w:rsidRPr="003603C3">
        <w:rPr>
          <w:sz w:val="20"/>
          <w:szCs w:val="20"/>
        </w:rPr>
        <w:t xml:space="preserve"> de </w:t>
      </w:r>
      <w:r w:rsidRPr="003603C3">
        <w:rPr>
          <w:i/>
          <w:sz w:val="20"/>
          <w:szCs w:val="20"/>
        </w:rPr>
        <w:t>Unity</w:t>
      </w:r>
      <w:r w:rsidRPr="003603C3">
        <w:rPr>
          <w:sz w:val="20"/>
          <w:szCs w:val="20"/>
        </w:rPr>
        <w:t xml:space="preserve">. El </w:t>
      </w:r>
      <w:r w:rsidRPr="003603C3">
        <w:rPr>
          <w:i/>
          <w:sz w:val="20"/>
          <w:szCs w:val="20"/>
        </w:rPr>
        <w:t>Profiler</w:t>
      </w:r>
      <w:r w:rsidRPr="003603C3">
        <w:rPr>
          <w:sz w:val="20"/>
          <w:szCs w:val="20"/>
        </w:rPr>
        <w:t xml:space="preserve"> ayuda a optimizar el juego. Se trata de un reporte en ejecución que </w:t>
      </w:r>
      <w:r w:rsidR="00236025" w:rsidRPr="003603C3">
        <w:rPr>
          <w:sz w:val="20"/>
          <w:szCs w:val="20"/>
        </w:rPr>
        <w:t>calcula</w:t>
      </w:r>
      <w:r w:rsidRPr="003603C3">
        <w:rPr>
          <w:sz w:val="20"/>
          <w:szCs w:val="20"/>
        </w:rPr>
        <w:t xml:space="preserve"> el tiempo empleado en la ejecución distintas áreas del juego o los recursos consumidos</w:t>
      </w:r>
      <w:r w:rsidR="00236025" w:rsidRPr="003603C3">
        <w:rPr>
          <w:sz w:val="20"/>
          <w:szCs w:val="20"/>
        </w:rPr>
        <w:t>, esto lo puede revisar de manera más detallada en el video que se expone a continuación:</w:t>
      </w:r>
      <w:del w:id="248" w:author="Usuario" w:date="2022-12-28T18:04:00Z">
        <w:r w:rsidRPr="003603C3" w:rsidDel="00734B06">
          <w:rPr>
            <w:sz w:val="20"/>
            <w:szCs w:val="20"/>
          </w:rPr>
          <w:delText xml:space="preserve">. </w:delText>
        </w:r>
      </w:del>
    </w:p>
    <w:p w14:paraId="0770CFE2" w14:textId="68DA8948" w:rsidR="0017559D" w:rsidRPr="003603C3" w:rsidRDefault="0017559D" w:rsidP="00834C77">
      <w:pPr>
        <w:ind w:left="425"/>
        <w:jc w:val="both"/>
        <w:rPr>
          <w:sz w:val="20"/>
          <w:szCs w:val="20"/>
        </w:rPr>
      </w:pPr>
      <w:r w:rsidRPr="003603C3">
        <w:rPr>
          <w:noProof/>
          <w:lang w:val="en-US" w:eastAsia="en-US"/>
        </w:rPr>
        <mc:AlternateContent>
          <mc:Choice Requires="wps">
            <w:drawing>
              <wp:anchor distT="0" distB="0" distL="114300" distR="114300" simplePos="0" relativeHeight="251661312" behindDoc="0" locked="0" layoutInCell="1" hidden="0" allowOverlap="1" wp14:anchorId="72478B65" wp14:editId="00E58B02">
                <wp:simplePos x="0" y="0"/>
                <wp:positionH relativeFrom="column">
                  <wp:posOffset>866775</wp:posOffset>
                </wp:positionH>
                <wp:positionV relativeFrom="paragraph">
                  <wp:posOffset>158115</wp:posOffset>
                </wp:positionV>
                <wp:extent cx="4800600" cy="1066800"/>
                <wp:effectExtent l="0" t="0" r="0" b="0"/>
                <wp:wrapNone/>
                <wp:docPr id="14" name="Rectángulo 14"/>
                <wp:cNvGraphicFramePr/>
                <a:graphic xmlns:a="http://schemas.openxmlformats.org/drawingml/2006/main">
                  <a:graphicData uri="http://schemas.microsoft.com/office/word/2010/wordprocessingShape">
                    <wps:wsp>
                      <wps:cNvSpPr/>
                      <wps:spPr>
                        <a:xfrm>
                          <a:off x="0" y="0"/>
                          <a:ext cx="4800600" cy="1066800"/>
                        </a:xfrm>
                        <a:prstGeom prst="rect">
                          <a:avLst/>
                        </a:prstGeom>
                        <a:solidFill>
                          <a:srgbClr val="FBD4B4"/>
                        </a:solidFill>
                        <a:ln w="9525" cap="flat" cmpd="sng">
                          <a:solidFill>
                            <a:srgbClr val="000000"/>
                          </a:solidFill>
                          <a:prstDash val="solid"/>
                          <a:round/>
                          <a:headEnd type="none" w="sm" len="sm"/>
                          <a:tailEnd type="none" w="sm" len="sm"/>
                        </a:ln>
                      </wps:spPr>
                      <wps:txbx>
                        <w:txbxContent>
                          <w:p w14:paraId="04D0ABB8" w14:textId="7CACA98E" w:rsidR="00C152A1" w:rsidRDefault="00C152A1" w:rsidP="0017559D">
                            <w:pPr>
                              <w:spacing w:line="275" w:lineRule="auto"/>
                              <w:jc w:val="center"/>
                              <w:textDirection w:val="btLr"/>
                            </w:pPr>
                            <w:r>
                              <w:rPr>
                                <w:b/>
                                <w:color w:val="000000"/>
                                <w:sz w:val="20"/>
                              </w:rPr>
                              <w:t xml:space="preserve">Video </w:t>
                            </w:r>
                            <w:ins w:id="249" w:author="Usuario" w:date="2022-12-28T18:05:00Z">
                              <w:r w:rsidR="001C45DB">
                                <w:rPr>
                                  <w:b/>
                                  <w:color w:val="000000"/>
                                  <w:sz w:val="20"/>
                                </w:rPr>
                                <w:t xml:space="preserve">tutorial </w:t>
                              </w:r>
                            </w:ins>
                            <w:r>
                              <w:rPr>
                                <w:b/>
                                <w:color w:val="000000"/>
                                <w:sz w:val="20"/>
                              </w:rPr>
                              <w:t>Pruebas de rendimiento</w:t>
                            </w:r>
                          </w:p>
                          <w:p w14:paraId="54587401" w14:textId="77777777" w:rsidR="00C152A1" w:rsidRDefault="00C152A1" w:rsidP="0017559D">
                            <w:pPr>
                              <w:spacing w:line="275" w:lineRule="auto"/>
                              <w:jc w:val="both"/>
                              <w:textDirection w:val="btLr"/>
                              <w:rPr>
                                <w:color w:val="000000"/>
                                <w:sz w:val="20"/>
                              </w:rPr>
                            </w:pPr>
                          </w:p>
                          <w:p w14:paraId="6067331D" w14:textId="06F1AD9E" w:rsidR="00C152A1" w:rsidRDefault="00C152A1" w:rsidP="0017559D">
                            <w:pPr>
                              <w:spacing w:line="275" w:lineRule="auto"/>
                              <w:jc w:val="both"/>
                              <w:textDirection w:val="btLr"/>
                            </w:pPr>
                            <w:r>
                              <w:rPr>
                                <w:color w:val="000000"/>
                                <w:sz w:val="20"/>
                              </w:rPr>
                              <w:t>Con el fin de contextualizarlo de una mejor manera sobre este tema, le invitamos a que revise el siguiente video tutorial, se recomienda su descarga</w:t>
                            </w:r>
                            <w:ins w:id="250" w:author="Usuario" w:date="2022-12-28T18:05:00Z">
                              <w:r w:rsidR="001C45DB">
                                <w:rPr>
                                  <w:color w:val="000000"/>
                                  <w:sz w:val="20"/>
                                </w:rPr>
                                <w:t>:</w:t>
                              </w:r>
                            </w:ins>
                            <w:del w:id="251" w:author="Usuario" w:date="2022-12-28T18:05:00Z">
                              <w:r w:rsidDel="001C45DB">
                                <w:rPr>
                                  <w:color w:val="000000"/>
                                  <w:sz w:val="20"/>
                                </w:rPr>
                                <w:delText>.</w:delText>
                              </w:r>
                            </w:del>
                            <w:r>
                              <w:rPr>
                                <w:color w:val="000000"/>
                                <w:sz w:val="20"/>
                              </w:rPr>
                              <w:t xml:space="preserve"> </w:t>
                            </w:r>
                          </w:p>
                          <w:p w14:paraId="7220B6D3" w14:textId="77777777" w:rsidR="00C152A1" w:rsidRDefault="00C152A1" w:rsidP="0017559D">
                            <w:pPr>
                              <w:spacing w:line="275" w:lineRule="auto"/>
                              <w:jc w:val="both"/>
                              <w:textDirection w:val="btLr"/>
                            </w:pPr>
                          </w:p>
                          <w:p w14:paraId="6C12ADF1" w14:textId="77777777" w:rsidR="00C152A1" w:rsidRDefault="00C152A1" w:rsidP="0017559D">
                            <w:pPr>
                              <w:spacing w:line="275" w:lineRule="auto"/>
                              <w:jc w:val="center"/>
                              <w:textDirection w:val="btLr"/>
                            </w:pPr>
                          </w:p>
                          <w:p w14:paraId="23A7E8F8" w14:textId="77777777" w:rsidR="00C152A1" w:rsidRDefault="00C152A1" w:rsidP="0017559D">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72478B65" id="Rectángulo 14" o:spid="_x0000_s1030" style="position:absolute;left:0;text-align:left;margin-left:68.25pt;margin-top:12.45pt;width:378pt;height:8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" fillcolor="#fbd4b4">
                <v:stroke startarrowwidth="narrow" startarrowlength="short" endarrowwidth="narrow" endarrowlength="short" joinstyle="round"/>
                <v:textbox inset="2.53958mm,1.2694mm,2.53958mm,1.2694mm">
                  <w:txbxContent>
                    <w:p w14:paraId="04D0ABB8" w14:textId="7CACA98E" w:rsidR="00C152A1" w:rsidRDefault="00C152A1" w:rsidP="0017559D">
                      <w:pPr>
                        <w:spacing w:line="275" w:lineRule="auto"/>
                        <w:jc w:val="center"/>
                        <w:textDirection w:val="btLr"/>
                      </w:pPr>
                      <w:r>
                        <w:rPr>
                          <w:b/>
                          <w:color w:val="000000"/>
                          <w:sz w:val="20"/>
                        </w:rPr>
                        <w:t xml:space="preserve">Video </w:t>
                      </w:r>
                      <w:ins w:id="243" w:author="Usuario" w:date="2022-12-28T18:05:00Z">
                        <w:r w:rsidR="001C45DB">
                          <w:rPr>
                            <w:b/>
                            <w:color w:val="000000"/>
                            <w:sz w:val="20"/>
                          </w:rPr>
                          <w:t xml:space="preserve">tutorial </w:t>
                        </w:r>
                      </w:ins>
                      <w:r>
                        <w:rPr>
                          <w:b/>
                          <w:color w:val="000000"/>
                          <w:sz w:val="20"/>
                        </w:rPr>
                        <w:t>Pruebas de rendimiento</w:t>
                      </w:r>
                    </w:p>
                    <w:p w14:paraId="54587401" w14:textId="77777777" w:rsidR="00C152A1" w:rsidRDefault="00C152A1" w:rsidP="0017559D">
                      <w:pPr>
                        <w:spacing w:line="275" w:lineRule="auto"/>
                        <w:jc w:val="both"/>
                        <w:textDirection w:val="btLr"/>
                        <w:rPr>
                          <w:color w:val="000000"/>
                          <w:sz w:val="20"/>
                        </w:rPr>
                      </w:pPr>
                    </w:p>
                    <w:p w14:paraId="6067331D" w14:textId="06F1AD9E" w:rsidR="00C152A1" w:rsidRDefault="00C152A1" w:rsidP="0017559D">
                      <w:pPr>
                        <w:spacing w:line="275" w:lineRule="auto"/>
                        <w:jc w:val="both"/>
                        <w:textDirection w:val="btLr"/>
                      </w:pPr>
                      <w:r>
                        <w:rPr>
                          <w:color w:val="000000"/>
                          <w:sz w:val="20"/>
                        </w:rPr>
                        <w:t>Con el fin de contextualizarlo de una mejor manera sobre este tema, le invitamos a que revise el siguiente video tutorial, se recomienda su descarga</w:t>
                      </w:r>
                      <w:ins w:id="244" w:author="Usuario" w:date="2022-12-28T18:05:00Z">
                        <w:r w:rsidR="001C45DB">
                          <w:rPr>
                            <w:color w:val="000000"/>
                            <w:sz w:val="20"/>
                          </w:rPr>
                          <w:t>:</w:t>
                        </w:r>
                      </w:ins>
                      <w:del w:id="245" w:author="Usuario" w:date="2022-12-28T18:05:00Z">
                        <w:r w:rsidDel="001C45DB">
                          <w:rPr>
                            <w:color w:val="000000"/>
                            <w:sz w:val="20"/>
                          </w:rPr>
                          <w:delText>.</w:delText>
                        </w:r>
                      </w:del>
                      <w:r>
                        <w:rPr>
                          <w:color w:val="000000"/>
                          <w:sz w:val="20"/>
                        </w:rPr>
                        <w:t xml:space="preserve"> </w:t>
                      </w:r>
                    </w:p>
                    <w:p w14:paraId="7220B6D3" w14:textId="77777777" w:rsidR="00C152A1" w:rsidRDefault="00C152A1" w:rsidP="0017559D">
                      <w:pPr>
                        <w:spacing w:line="275" w:lineRule="auto"/>
                        <w:jc w:val="both"/>
                        <w:textDirection w:val="btLr"/>
                      </w:pPr>
                    </w:p>
                    <w:p w14:paraId="6C12ADF1" w14:textId="77777777" w:rsidR="00C152A1" w:rsidRDefault="00C152A1" w:rsidP="0017559D">
                      <w:pPr>
                        <w:spacing w:line="275" w:lineRule="auto"/>
                        <w:jc w:val="center"/>
                        <w:textDirection w:val="btLr"/>
                      </w:pPr>
                    </w:p>
                    <w:p w14:paraId="23A7E8F8" w14:textId="77777777" w:rsidR="00C152A1" w:rsidRDefault="00C152A1" w:rsidP="0017559D">
                      <w:pPr>
                        <w:spacing w:line="275" w:lineRule="auto"/>
                        <w:jc w:val="center"/>
                        <w:textDirection w:val="btLr"/>
                      </w:pPr>
                    </w:p>
                  </w:txbxContent>
                </v:textbox>
              </v:rect>
            </w:pict>
          </mc:Fallback>
        </mc:AlternateContent>
      </w:r>
    </w:p>
    <w:p w14:paraId="0DE3BD50" w14:textId="6D838036" w:rsidR="0017559D" w:rsidRPr="003603C3" w:rsidRDefault="0017559D" w:rsidP="0017559D">
      <w:pPr>
        <w:ind w:left="425"/>
        <w:jc w:val="center"/>
        <w:rPr>
          <w:sz w:val="20"/>
          <w:szCs w:val="20"/>
        </w:rPr>
      </w:pPr>
    </w:p>
    <w:p w14:paraId="74E25FFB" w14:textId="0A47EE52" w:rsidR="0017559D" w:rsidRPr="003603C3" w:rsidRDefault="0017559D" w:rsidP="00834C77">
      <w:pPr>
        <w:ind w:left="425"/>
        <w:jc w:val="both"/>
        <w:rPr>
          <w:sz w:val="20"/>
          <w:szCs w:val="20"/>
        </w:rPr>
      </w:pPr>
      <w:r w:rsidRPr="003603C3">
        <w:rPr>
          <w:sz w:val="20"/>
          <w:szCs w:val="20"/>
        </w:rPr>
        <w:tab/>
      </w:r>
      <w:r w:rsidRPr="003603C3">
        <w:rPr>
          <w:sz w:val="20"/>
          <w:szCs w:val="20"/>
        </w:rPr>
        <w:tab/>
      </w:r>
      <w:r w:rsidRPr="003603C3">
        <w:rPr>
          <w:sz w:val="20"/>
          <w:szCs w:val="20"/>
        </w:rPr>
        <w:tab/>
      </w:r>
      <w:r w:rsidRPr="003603C3">
        <w:rPr>
          <w:sz w:val="20"/>
          <w:szCs w:val="20"/>
        </w:rPr>
        <w:tab/>
      </w:r>
      <w:r w:rsidRPr="003603C3">
        <w:rPr>
          <w:rStyle w:val="Refdecomentario"/>
        </w:rPr>
        <w:commentReference w:id="252"/>
      </w:r>
    </w:p>
    <w:p w14:paraId="2B8909AF" w14:textId="77777777" w:rsidR="0017559D" w:rsidRPr="003603C3" w:rsidRDefault="0017559D" w:rsidP="00834C77">
      <w:pPr>
        <w:ind w:left="425"/>
        <w:jc w:val="both"/>
        <w:rPr>
          <w:sz w:val="20"/>
          <w:szCs w:val="20"/>
        </w:rPr>
      </w:pPr>
    </w:p>
    <w:p w14:paraId="43454ED3" w14:textId="77777777" w:rsidR="0017559D" w:rsidRPr="003603C3" w:rsidRDefault="0017559D" w:rsidP="00834C77">
      <w:pPr>
        <w:ind w:left="425"/>
        <w:jc w:val="both"/>
        <w:rPr>
          <w:sz w:val="20"/>
          <w:szCs w:val="20"/>
        </w:rPr>
      </w:pPr>
    </w:p>
    <w:p w14:paraId="54EDBCBB" w14:textId="77777777" w:rsidR="0017559D" w:rsidRPr="003603C3" w:rsidRDefault="0017559D" w:rsidP="00834C77">
      <w:pPr>
        <w:ind w:left="425"/>
        <w:jc w:val="both"/>
        <w:rPr>
          <w:sz w:val="20"/>
          <w:szCs w:val="20"/>
        </w:rPr>
      </w:pPr>
    </w:p>
    <w:p w14:paraId="3F6E4819" w14:textId="77777777" w:rsidR="0017559D" w:rsidRPr="003603C3" w:rsidRDefault="0017559D" w:rsidP="00834C77">
      <w:pPr>
        <w:ind w:left="425"/>
        <w:jc w:val="both"/>
        <w:rPr>
          <w:sz w:val="20"/>
          <w:szCs w:val="20"/>
        </w:rPr>
      </w:pPr>
    </w:p>
    <w:p w14:paraId="00000316" w14:textId="0436130F" w:rsidR="00F57640" w:rsidRPr="003603C3" w:rsidRDefault="00F57640" w:rsidP="00834C77">
      <w:pPr>
        <w:ind w:left="425"/>
        <w:rPr>
          <w:sz w:val="20"/>
          <w:szCs w:val="20"/>
        </w:rPr>
      </w:pPr>
    </w:p>
    <w:p w14:paraId="0000031E" w14:textId="77777777" w:rsidR="00F57640" w:rsidRPr="003603C3" w:rsidRDefault="00F57640" w:rsidP="00834C77">
      <w:pPr>
        <w:ind w:left="566"/>
        <w:jc w:val="both"/>
        <w:rPr>
          <w:sz w:val="20"/>
          <w:szCs w:val="20"/>
        </w:rPr>
      </w:pPr>
    </w:p>
    <w:p w14:paraId="6AAB1999" w14:textId="77777777" w:rsidR="000C27B2" w:rsidRPr="003603C3" w:rsidRDefault="00EC7AD0" w:rsidP="00B14813">
      <w:pPr>
        <w:jc w:val="both"/>
        <w:rPr>
          <w:b/>
          <w:sz w:val="20"/>
          <w:szCs w:val="20"/>
        </w:rPr>
      </w:pPr>
      <w:bookmarkStart w:id="253" w:name="_GoBack"/>
      <w:bookmarkEnd w:id="253"/>
      <w:del w:id="254" w:author="Usuario" w:date="2022-12-29T15:06:00Z">
        <w:r w:rsidRPr="003603C3" w:rsidDel="00551EFE">
          <w:rPr>
            <w:b/>
            <w:sz w:val="20"/>
            <w:szCs w:val="20"/>
          </w:rPr>
          <w:delText xml:space="preserve">4.4. </w:delText>
        </w:r>
      </w:del>
      <w:r w:rsidRPr="003603C3">
        <w:rPr>
          <w:b/>
          <w:sz w:val="20"/>
          <w:szCs w:val="20"/>
        </w:rPr>
        <w:t>Pruebas de aceptación</w:t>
      </w:r>
    </w:p>
    <w:p w14:paraId="0000031F" w14:textId="212A311E" w:rsidR="00F57640" w:rsidRPr="003603C3" w:rsidRDefault="00EC7AD0" w:rsidP="00834C77">
      <w:pPr>
        <w:ind w:left="566"/>
        <w:jc w:val="both"/>
        <w:rPr>
          <w:b/>
          <w:sz w:val="20"/>
          <w:szCs w:val="20"/>
        </w:rPr>
      </w:pPr>
      <w:r w:rsidRPr="003603C3">
        <w:rPr>
          <w:b/>
          <w:sz w:val="20"/>
          <w:szCs w:val="20"/>
        </w:rPr>
        <w:t xml:space="preserve"> </w:t>
      </w:r>
    </w:p>
    <w:p w14:paraId="00000320" w14:textId="77777777" w:rsidR="00F57640" w:rsidRPr="003603C3" w:rsidRDefault="00EC7AD0" w:rsidP="00236025">
      <w:pPr>
        <w:jc w:val="both"/>
        <w:rPr>
          <w:sz w:val="20"/>
          <w:szCs w:val="20"/>
        </w:rPr>
      </w:pPr>
      <w:r w:rsidRPr="003603C3">
        <w:rPr>
          <w:sz w:val="20"/>
          <w:szCs w:val="20"/>
        </w:rPr>
        <w:t>Una vez finalizado el juego se deben realizar, también, las pruebas de aceptación. Para realizar dichas pruebas se debe acudir mínimo a dos fuentes, con el objetivo de que prueben el juego y den sus impresiones sobre la apariencia física del mismo. Esto proporcionará nuevos reportes y añadirá una nueva dimensión a las pruebas de aceptación. Una nueva dimensión que será tenida en cuenta para trabajos próximos.</w:t>
      </w:r>
    </w:p>
    <w:p w14:paraId="00000321" w14:textId="77777777" w:rsidR="00F57640" w:rsidRPr="003603C3" w:rsidRDefault="00F57640" w:rsidP="00834C77">
      <w:pPr>
        <w:ind w:left="566"/>
        <w:jc w:val="both"/>
        <w:rPr>
          <w:sz w:val="20"/>
          <w:szCs w:val="20"/>
        </w:rPr>
      </w:pPr>
    </w:p>
    <w:p w14:paraId="0000033C" w14:textId="55444DA4" w:rsidR="00F57640" w:rsidRDefault="00F57640" w:rsidP="00834C77">
      <w:pPr>
        <w:ind w:left="566"/>
        <w:jc w:val="center"/>
        <w:rPr>
          <w:ins w:id="255" w:author="Usuario" w:date="2022-12-28T18:11:00Z"/>
          <w:sz w:val="20"/>
          <w:szCs w:val="20"/>
        </w:rPr>
      </w:pPr>
    </w:p>
    <w:p w14:paraId="38637C26" w14:textId="5B9E8309" w:rsidR="001F167B" w:rsidRDefault="001F167B" w:rsidP="00834C77">
      <w:pPr>
        <w:ind w:left="566"/>
        <w:jc w:val="center"/>
        <w:rPr>
          <w:ins w:id="256" w:author="Usuario" w:date="2022-12-28T18:11:00Z"/>
          <w:sz w:val="20"/>
          <w:szCs w:val="20"/>
        </w:rPr>
      </w:pPr>
    </w:p>
    <w:p w14:paraId="6B15EA2D" w14:textId="42C5AE7E" w:rsidR="001F167B" w:rsidRDefault="001F167B" w:rsidP="00834C77">
      <w:pPr>
        <w:ind w:left="566"/>
        <w:jc w:val="center"/>
        <w:rPr>
          <w:ins w:id="257" w:author="Usuario" w:date="2022-12-28T18:11:00Z"/>
          <w:sz w:val="20"/>
          <w:szCs w:val="20"/>
        </w:rPr>
      </w:pPr>
    </w:p>
    <w:p w14:paraId="34C3F237" w14:textId="5C2FE4AC" w:rsidR="001F167B" w:rsidRDefault="001F167B" w:rsidP="00834C77">
      <w:pPr>
        <w:ind w:left="566"/>
        <w:jc w:val="center"/>
        <w:rPr>
          <w:ins w:id="258" w:author="Usuario" w:date="2022-12-28T18:11:00Z"/>
          <w:sz w:val="20"/>
          <w:szCs w:val="20"/>
        </w:rPr>
      </w:pPr>
    </w:p>
    <w:p w14:paraId="34647945" w14:textId="0D8D1D4B" w:rsidR="001F167B" w:rsidRDefault="001F167B" w:rsidP="00834C77">
      <w:pPr>
        <w:ind w:left="566"/>
        <w:jc w:val="center"/>
        <w:rPr>
          <w:ins w:id="259" w:author="Usuario" w:date="2022-12-28T18:11:00Z"/>
          <w:sz w:val="20"/>
          <w:szCs w:val="20"/>
        </w:rPr>
      </w:pPr>
    </w:p>
    <w:p w14:paraId="79A975D3" w14:textId="751A069A" w:rsidR="001F167B" w:rsidRDefault="001F167B" w:rsidP="00834C77">
      <w:pPr>
        <w:ind w:left="566"/>
        <w:jc w:val="center"/>
        <w:rPr>
          <w:ins w:id="260" w:author="Usuario" w:date="2022-12-28T18:11:00Z"/>
          <w:sz w:val="20"/>
          <w:szCs w:val="20"/>
        </w:rPr>
      </w:pPr>
    </w:p>
    <w:p w14:paraId="027C31F8" w14:textId="7195997C" w:rsidR="001F167B" w:rsidRDefault="001F167B" w:rsidP="00834C77">
      <w:pPr>
        <w:ind w:left="566"/>
        <w:jc w:val="center"/>
        <w:rPr>
          <w:ins w:id="261" w:author="Usuario" w:date="2022-12-28T18:11:00Z"/>
          <w:sz w:val="20"/>
          <w:szCs w:val="20"/>
        </w:rPr>
      </w:pPr>
    </w:p>
    <w:p w14:paraId="132E1234" w14:textId="697D0B83" w:rsidR="001F167B" w:rsidRDefault="001F167B" w:rsidP="00834C77">
      <w:pPr>
        <w:ind w:left="566"/>
        <w:jc w:val="center"/>
        <w:rPr>
          <w:ins w:id="262" w:author="Usuario" w:date="2022-12-28T18:11:00Z"/>
          <w:sz w:val="20"/>
          <w:szCs w:val="20"/>
        </w:rPr>
      </w:pPr>
    </w:p>
    <w:p w14:paraId="7D2F8A63" w14:textId="23DCE417" w:rsidR="001F167B" w:rsidRDefault="001F167B" w:rsidP="00834C77">
      <w:pPr>
        <w:ind w:left="566"/>
        <w:jc w:val="center"/>
        <w:rPr>
          <w:ins w:id="263" w:author="Usuario" w:date="2022-12-28T18:11:00Z"/>
          <w:sz w:val="20"/>
          <w:szCs w:val="20"/>
        </w:rPr>
      </w:pPr>
    </w:p>
    <w:p w14:paraId="6C26FE06" w14:textId="2EEC2ACF" w:rsidR="001F167B" w:rsidRDefault="001F167B" w:rsidP="00834C77">
      <w:pPr>
        <w:ind w:left="566"/>
        <w:jc w:val="center"/>
        <w:rPr>
          <w:ins w:id="264" w:author="Usuario" w:date="2022-12-28T18:11:00Z"/>
          <w:sz w:val="20"/>
          <w:szCs w:val="20"/>
        </w:rPr>
      </w:pPr>
    </w:p>
    <w:p w14:paraId="35332024" w14:textId="0564CFDC" w:rsidR="001F167B" w:rsidRDefault="001F167B" w:rsidP="00834C77">
      <w:pPr>
        <w:ind w:left="566"/>
        <w:jc w:val="center"/>
        <w:rPr>
          <w:ins w:id="265" w:author="Usuario" w:date="2022-12-28T18:11:00Z"/>
          <w:sz w:val="20"/>
          <w:szCs w:val="20"/>
        </w:rPr>
      </w:pPr>
    </w:p>
    <w:p w14:paraId="0786E90B" w14:textId="5DA6EE5C" w:rsidR="001F167B" w:rsidRDefault="001F167B" w:rsidP="00834C77">
      <w:pPr>
        <w:ind w:left="566"/>
        <w:jc w:val="center"/>
        <w:rPr>
          <w:ins w:id="266" w:author="Usuario" w:date="2022-12-28T18:11:00Z"/>
          <w:sz w:val="20"/>
          <w:szCs w:val="20"/>
        </w:rPr>
      </w:pPr>
    </w:p>
    <w:p w14:paraId="6813356F" w14:textId="43F5C063" w:rsidR="001F167B" w:rsidRDefault="001F167B" w:rsidP="00834C77">
      <w:pPr>
        <w:ind w:left="566"/>
        <w:jc w:val="center"/>
        <w:rPr>
          <w:ins w:id="267" w:author="Usuario" w:date="2022-12-28T18:11:00Z"/>
          <w:sz w:val="20"/>
          <w:szCs w:val="20"/>
        </w:rPr>
      </w:pPr>
    </w:p>
    <w:p w14:paraId="45E2605E" w14:textId="1897DE27" w:rsidR="001F167B" w:rsidRDefault="001F167B" w:rsidP="00834C77">
      <w:pPr>
        <w:ind w:left="566"/>
        <w:jc w:val="center"/>
        <w:rPr>
          <w:ins w:id="268" w:author="Usuario" w:date="2022-12-28T18:11:00Z"/>
          <w:sz w:val="20"/>
          <w:szCs w:val="20"/>
        </w:rPr>
      </w:pPr>
    </w:p>
    <w:p w14:paraId="15323624" w14:textId="77777777" w:rsidR="001F167B" w:rsidRPr="003603C3" w:rsidRDefault="001F167B" w:rsidP="00834C77">
      <w:pPr>
        <w:ind w:left="566"/>
        <w:jc w:val="center"/>
        <w:rPr>
          <w:sz w:val="20"/>
          <w:szCs w:val="20"/>
        </w:rPr>
      </w:pPr>
    </w:p>
    <w:p w14:paraId="0000033D" w14:textId="3B908082" w:rsidR="00F57640" w:rsidRPr="003603C3" w:rsidRDefault="00EC7AD0" w:rsidP="00236025">
      <w:pPr>
        <w:pStyle w:val="Prrafodelista"/>
        <w:numPr>
          <w:ilvl w:val="0"/>
          <w:numId w:val="12"/>
        </w:numPr>
        <w:ind w:left="284" w:hanging="284"/>
        <w:jc w:val="both"/>
        <w:rPr>
          <w:b/>
          <w:sz w:val="20"/>
          <w:szCs w:val="20"/>
        </w:rPr>
      </w:pPr>
      <w:r w:rsidRPr="003603C3">
        <w:rPr>
          <w:b/>
          <w:sz w:val="20"/>
          <w:szCs w:val="20"/>
        </w:rPr>
        <w:lastRenderedPageBreak/>
        <w:t>S</w:t>
      </w:r>
      <w:sdt>
        <w:sdtPr>
          <w:rPr>
            <w:sz w:val="20"/>
            <w:szCs w:val="20"/>
          </w:rPr>
          <w:tag w:val="goog_rdk_10"/>
          <w:id w:val="1727410572"/>
        </w:sdtPr>
        <w:sdtEndPr/>
        <w:sdtContent>
          <w:commentRangeStart w:id="269"/>
        </w:sdtContent>
      </w:sdt>
      <w:r w:rsidRPr="003603C3">
        <w:rPr>
          <w:b/>
          <w:sz w:val="20"/>
          <w:szCs w:val="20"/>
        </w:rPr>
        <w:t>ÍNTESI</w:t>
      </w:r>
      <w:commentRangeEnd w:id="269"/>
      <w:r w:rsidRPr="003603C3">
        <w:rPr>
          <w:sz w:val="20"/>
          <w:szCs w:val="20"/>
        </w:rPr>
        <w:commentReference w:id="269"/>
      </w:r>
      <w:r w:rsidRPr="003603C3">
        <w:rPr>
          <w:b/>
          <w:sz w:val="20"/>
          <w:szCs w:val="20"/>
        </w:rPr>
        <w:t xml:space="preserve">S </w:t>
      </w:r>
    </w:p>
    <w:p w14:paraId="0000033E" w14:textId="77777777" w:rsidR="00F57640" w:rsidRPr="003603C3" w:rsidRDefault="00F57640" w:rsidP="00834C77">
      <w:pPr>
        <w:rPr>
          <w:sz w:val="20"/>
          <w:szCs w:val="20"/>
        </w:rPr>
      </w:pPr>
    </w:p>
    <w:p w14:paraId="2C8992AE" w14:textId="62966EA8" w:rsidR="00224CB5" w:rsidRPr="003603C3" w:rsidRDefault="00224CB5" w:rsidP="00236025">
      <w:pPr>
        <w:rPr>
          <w:sz w:val="20"/>
          <w:szCs w:val="20"/>
        </w:rPr>
      </w:pPr>
      <w:r w:rsidRPr="003603C3">
        <w:rPr>
          <w:sz w:val="20"/>
          <w:szCs w:val="20"/>
        </w:rPr>
        <w:t>En el siguiente esquema se resumen los pasos y temas claves para aplicar técnicas de testeo y pruebas para los videojuegos:</w:t>
      </w:r>
    </w:p>
    <w:p w14:paraId="0000033F" w14:textId="77777777" w:rsidR="00F57640" w:rsidRPr="003603C3" w:rsidRDefault="00F57640" w:rsidP="00834C77">
      <w:pPr>
        <w:ind w:left="566"/>
        <w:rPr>
          <w:sz w:val="20"/>
          <w:szCs w:val="20"/>
        </w:rPr>
      </w:pPr>
    </w:p>
    <w:p w14:paraId="00000340" w14:textId="2DCE5F03" w:rsidR="00F57640" w:rsidRPr="003603C3" w:rsidRDefault="00960113" w:rsidP="00834C77">
      <w:pPr>
        <w:ind w:left="360"/>
        <w:jc w:val="center"/>
        <w:rPr>
          <w:sz w:val="20"/>
          <w:szCs w:val="20"/>
        </w:rPr>
      </w:pPr>
      <w:r w:rsidRPr="003603C3">
        <w:rPr>
          <w:noProof/>
          <w:lang w:val="en-US" w:eastAsia="en-US"/>
        </w:rPr>
        <w:drawing>
          <wp:inline distT="0" distB="0" distL="0" distR="0" wp14:anchorId="611FCC68" wp14:editId="1BF19537">
            <wp:extent cx="4914900" cy="3543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900" cy="3543300"/>
                    </a:xfrm>
                    <a:prstGeom prst="rect">
                      <a:avLst/>
                    </a:prstGeom>
                  </pic:spPr>
                </pic:pic>
              </a:graphicData>
            </a:graphic>
          </wp:inline>
        </w:drawing>
      </w:r>
    </w:p>
    <w:p w14:paraId="00000345" w14:textId="77777777" w:rsidR="00F57640" w:rsidRPr="003603C3" w:rsidRDefault="00F57640" w:rsidP="00834C77">
      <w:pPr>
        <w:ind w:left="566"/>
        <w:rPr>
          <w:sz w:val="20"/>
          <w:szCs w:val="20"/>
        </w:rPr>
      </w:pPr>
    </w:p>
    <w:p w14:paraId="2A712BAF" w14:textId="77777777" w:rsidR="006C1B15" w:rsidRPr="003603C3" w:rsidRDefault="006C1B15" w:rsidP="00834C77">
      <w:pPr>
        <w:ind w:left="566"/>
        <w:rPr>
          <w:sz w:val="20"/>
          <w:szCs w:val="20"/>
        </w:rPr>
      </w:pPr>
    </w:p>
    <w:p w14:paraId="52A5B45C" w14:textId="77777777" w:rsidR="006C1B15" w:rsidRPr="003603C3" w:rsidRDefault="006C1B15" w:rsidP="00834C77">
      <w:pPr>
        <w:ind w:left="566"/>
        <w:rPr>
          <w:sz w:val="20"/>
          <w:szCs w:val="20"/>
        </w:rPr>
      </w:pPr>
    </w:p>
    <w:p w14:paraId="00000347" w14:textId="03A9F80C" w:rsidR="00F57640" w:rsidRPr="003603C3" w:rsidRDefault="00EC7AD0" w:rsidP="00834C77">
      <w:pPr>
        <w:pStyle w:val="Prrafodelista"/>
        <w:numPr>
          <w:ilvl w:val="0"/>
          <w:numId w:val="12"/>
        </w:numPr>
        <w:jc w:val="both"/>
        <w:rPr>
          <w:b/>
          <w:sz w:val="20"/>
          <w:szCs w:val="20"/>
        </w:rPr>
      </w:pPr>
      <w:r w:rsidRPr="003603C3">
        <w:rPr>
          <w:b/>
          <w:sz w:val="20"/>
          <w:szCs w:val="20"/>
        </w:rPr>
        <w:t xml:space="preserve">ACTIVIDADES DIDÁCTICAS </w:t>
      </w:r>
    </w:p>
    <w:p w14:paraId="1CA7A7C9" w14:textId="77777777" w:rsidR="006C1B15" w:rsidRPr="003603C3" w:rsidRDefault="006C1B15" w:rsidP="00834C77">
      <w:pPr>
        <w:ind w:left="360"/>
        <w:jc w:val="both"/>
        <w:rPr>
          <w:sz w:val="20"/>
          <w:szCs w:val="20"/>
        </w:rPr>
      </w:pPr>
    </w:p>
    <w:tbl>
      <w:tblPr>
        <w:tblStyle w:val="affff4"/>
        <w:tblW w:w="9541" w:type="dxa"/>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6C1B15" w:rsidRPr="003603C3" w14:paraId="1C18136C" w14:textId="77777777" w:rsidTr="006C1B15">
        <w:trPr>
          <w:trHeight w:val="298"/>
        </w:trPr>
        <w:tc>
          <w:tcPr>
            <w:tcW w:w="9541" w:type="dxa"/>
            <w:gridSpan w:val="2"/>
            <w:shd w:val="clear" w:color="auto" w:fill="FAC896"/>
            <w:vAlign w:val="center"/>
          </w:tcPr>
          <w:p w14:paraId="3BDCAE50" w14:textId="4CA7FC11" w:rsidR="006C1B15" w:rsidRPr="003603C3" w:rsidRDefault="006C1B15" w:rsidP="00834C77">
            <w:pPr>
              <w:spacing w:line="276" w:lineRule="auto"/>
              <w:jc w:val="center"/>
              <w:rPr>
                <w:rFonts w:eastAsia="Calibri"/>
                <w:sz w:val="20"/>
                <w:szCs w:val="20"/>
              </w:rPr>
            </w:pPr>
            <w:r w:rsidRPr="003603C3">
              <w:rPr>
                <w:rFonts w:eastAsia="Calibri"/>
                <w:sz w:val="20"/>
                <w:szCs w:val="20"/>
              </w:rPr>
              <w:t>DESCRIPCIÓN DE ACTIVIDAD DIDÁCTICA 1</w:t>
            </w:r>
          </w:p>
        </w:tc>
      </w:tr>
      <w:tr w:rsidR="006C1B15" w:rsidRPr="003603C3" w14:paraId="420E35C1" w14:textId="77777777" w:rsidTr="006C1B15">
        <w:trPr>
          <w:trHeight w:val="806"/>
        </w:trPr>
        <w:tc>
          <w:tcPr>
            <w:tcW w:w="2835" w:type="dxa"/>
            <w:shd w:val="clear" w:color="auto" w:fill="FAC896"/>
            <w:vAlign w:val="center"/>
          </w:tcPr>
          <w:p w14:paraId="62ADE056" w14:textId="77777777" w:rsidR="006C1B15" w:rsidRPr="003603C3" w:rsidRDefault="006C1B15" w:rsidP="00834C77">
            <w:pPr>
              <w:spacing w:line="276" w:lineRule="auto"/>
              <w:rPr>
                <w:rFonts w:eastAsia="Calibri"/>
                <w:sz w:val="20"/>
                <w:szCs w:val="20"/>
              </w:rPr>
            </w:pPr>
            <w:r w:rsidRPr="003603C3">
              <w:rPr>
                <w:rFonts w:eastAsia="Calibri"/>
                <w:sz w:val="20"/>
                <w:szCs w:val="20"/>
              </w:rPr>
              <w:t>Nombre de la Actividad</w:t>
            </w:r>
          </w:p>
        </w:tc>
        <w:tc>
          <w:tcPr>
            <w:tcW w:w="6706" w:type="dxa"/>
            <w:shd w:val="clear" w:color="auto" w:fill="auto"/>
            <w:vAlign w:val="center"/>
          </w:tcPr>
          <w:p w14:paraId="438435BC" w14:textId="7466C524" w:rsidR="006C1B15" w:rsidRPr="001F167B" w:rsidRDefault="006C1B15" w:rsidP="00834C77">
            <w:pPr>
              <w:spacing w:line="276" w:lineRule="auto"/>
              <w:rPr>
                <w:rFonts w:eastAsia="Calibri"/>
                <w:b w:val="0"/>
                <w:sz w:val="20"/>
                <w:szCs w:val="20"/>
                <w:rPrChange w:id="270" w:author="Usuario" w:date="2022-12-28T18:11:00Z">
                  <w:rPr>
                    <w:rFonts w:eastAsia="Calibri"/>
                    <w:sz w:val="20"/>
                    <w:szCs w:val="20"/>
                  </w:rPr>
                </w:rPrChange>
              </w:rPr>
            </w:pPr>
            <w:del w:id="271" w:author="Usuario" w:date="2022-12-28T18:11:00Z">
              <w:r w:rsidRPr="001F167B" w:rsidDel="001F167B">
                <w:rPr>
                  <w:rFonts w:eastAsia="Calibri"/>
                  <w:sz w:val="20"/>
                  <w:szCs w:val="20"/>
                </w:rPr>
                <w:delText xml:space="preserve">Cuestionario de conocimiento en </w:delText>
              </w:r>
            </w:del>
            <w:ins w:id="272" w:author="Usuario" w:date="2022-12-28T18:11:00Z">
              <w:r w:rsidR="001F167B">
                <w:rPr>
                  <w:rFonts w:eastAsia="Calibri"/>
                  <w:b w:val="0"/>
                  <w:sz w:val="20"/>
                  <w:szCs w:val="20"/>
                </w:rPr>
                <w:t xml:space="preserve">Los </w:t>
              </w:r>
            </w:ins>
            <w:r w:rsidRPr="001F167B">
              <w:rPr>
                <w:rFonts w:eastAsia="Calibri"/>
                <w:sz w:val="20"/>
                <w:szCs w:val="20"/>
              </w:rPr>
              <w:t>videojuegos</w:t>
            </w:r>
          </w:p>
        </w:tc>
      </w:tr>
      <w:tr w:rsidR="006C1B15" w:rsidRPr="003603C3" w14:paraId="10B8483F" w14:textId="77777777" w:rsidTr="006C1B15">
        <w:trPr>
          <w:trHeight w:val="806"/>
        </w:trPr>
        <w:tc>
          <w:tcPr>
            <w:tcW w:w="2835" w:type="dxa"/>
            <w:shd w:val="clear" w:color="auto" w:fill="FAC896"/>
            <w:vAlign w:val="center"/>
          </w:tcPr>
          <w:p w14:paraId="3630F964" w14:textId="77777777" w:rsidR="006C1B15" w:rsidRPr="003603C3" w:rsidRDefault="006C1B15" w:rsidP="00834C77">
            <w:pPr>
              <w:spacing w:line="276" w:lineRule="auto"/>
              <w:rPr>
                <w:rFonts w:eastAsia="Calibri"/>
                <w:sz w:val="20"/>
                <w:szCs w:val="20"/>
              </w:rPr>
            </w:pPr>
            <w:r w:rsidRPr="003603C3">
              <w:rPr>
                <w:rFonts w:eastAsia="Calibri"/>
                <w:sz w:val="20"/>
                <w:szCs w:val="20"/>
              </w:rPr>
              <w:t>Objetivo de la actividad</w:t>
            </w:r>
          </w:p>
        </w:tc>
        <w:tc>
          <w:tcPr>
            <w:tcW w:w="6706" w:type="dxa"/>
            <w:shd w:val="clear" w:color="auto" w:fill="auto"/>
            <w:vAlign w:val="center"/>
          </w:tcPr>
          <w:p w14:paraId="0FDC47B9" w14:textId="0F0D5CE9" w:rsidR="006C1B15" w:rsidRPr="001F167B" w:rsidRDefault="00236025">
            <w:pPr>
              <w:spacing w:line="276" w:lineRule="auto"/>
              <w:jc w:val="both"/>
              <w:rPr>
                <w:rFonts w:eastAsia="Calibri"/>
                <w:b w:val="0"/>
                <w:sz w:val="20"/>
                <w:szCs w:val="20"/>
                <w:rPrChange w:id="273" w:author="Usuario" w:date="2022-12-28T18:15:00Z">
                  <w:rPr>
                    <w:rFonts w:eastAsia="Calibri"/>
                    <w:sz w:val="20"/>
                    <w:szCs w:val="20"/>
                  </w:rPr>
                </w:rPrChange>
              </w:rPr>
              <w:pPrChange w:id="274" w:author="Usuario" w:date="2022-12-28T18:15:00Z">
                <w:pPr>
                  <w:spacing w:line="276" w:lineRule="auto"/>
                </w:pPr>
              </w:pPrChange>
            </w:pPr>
            <w:r w:rsidRPr="001F167B">
              <w:rPr>
                <w:rFonts w:eastAsia="Calibri"/>
                <w:sz w:val="20"/>
                <w:szCs w:val="20"/>
                <w:rPrChange w:id="275" w:author="Usuario" w:date="2022-12-28T18:15:00Z">
                  <w:rPr>
                    <w:rFonts w:eastAsia="Calibri"/>
                    <w:i/>
                    <w:sz w:val="20"/>
                    <w:szCs w:val="20"/>
                  </w:rPr>
                </w:rPrChange>
              </w:rPr>
              <w:t>Identificar los tipos y técnicas de testeo para la eficacia de un videojueg</w:t>
            </w:r>
            <w:ins w:id="276" w:author="Usuario" w:date="2022-12-28T18:16:00Z">
              <w:r w:rsidR="001F167B">
                <w:rPr>
                  <w:rFonts w:eastAsia="Calibri"/>
                  <w:b w:val="0"/>
                  <w:sz w:val="20"/>
                  <w:szCs w:val="20"/>
                </w:rPr>
                <w:t>o, de acuerdo a funcionalidades.</w:t>
              </w:r>
            </w:ins>
            <w:del w:id="277" w:author="Usuario" w:date="2022-12-28T18:16:00Z">
              <w:r w:rsidRPr="001F167B" w:rsidDel="001F167B">
                <w:rPr>
                  <w:rFonts w:eastAsia="Calibri"/>
                  <w:sz w:val="20"/>
                  <w:szCs w:val="20"/>
                  <w:rPrChange w:id="278" w:author="Usuario" w:date="2022-12-28T18:15:00Z">
                    <w:rPr>
                      <w:rFonts w:eastAsia="Calibri"/>
                      <w:i/>
                      <w:sz w:val="20"/>
                      <w:szCs w:val="20"/>
                    </w:rPr>
                  </w:rPrChange>
                </w:rPr>
                <w:delText>o</w:delText>
              </w:r>
              <w:r w:rsidR="006C1B15" w:rsidRPr="001F167B" w:rsidDel="001F167B">
                <w:rPr>
                  <w:rFonts w:eastAsia="Calibri"/>
                  <w:sz w:val="20"/>
                  <w:szCs w:val="20"/>
                </w:rPr>
                <w:delText>.</w:delText>
              </w:r>
            </w:del>
          </w:p>
        </w:tc>
      </w:tr>
      <w:tr w:rsidR="006C1B15" w:rsidRPr="003603C3" w14:paraId="076546D5" w14:textId="77777777" w:rsidTr="006C1B15">
        <w:trPr>
          <w:trHeight w:val="806"/>
        </w:trPr>
        <w:tc>
          <w:tcPr>
            <w:tcW w:w="2835" w:type="dxa"/>
            <w:shd w:val="clear" w:color="auto" w:fill="FAC896"/>
            <w:vAlign w:val="center"/>
          </w:tcPr>
          <w:p w14:paraId="08B849AB" w14:textId="77777777" w:rsidR="006C1B15" w:rsidRPr="003603C3" w:rsidRDefault="006C1B15" w:rsidP="00834C77">
            <w:pPr>
              <w:spacing w:line="276" w:lineRule="auto"/>
              <w:rPr>
                <w:rFonts w:eastAsia="Calibri"/>
                <w:sz w:val="20"/>
                <w:szCs w:val="20"/>
              </w:rPr>
            </w:pPr>
            <w:r w:rsidRPr="003603C3">
              <w:rPr>
                <w:rFonts w:eastAsia="Calibri"/>
                <w:sz w:val="20"/>
                <w:szCs w:val="20"/>
              </w:rPr>
              <w:t>Tipo de actividad sugerida</w:t>
            </w:r>
          </w:p>
        </w:tc>
        <w:tc>
          <w:tcPr>
            <w:tcW w:w="6706" w:type="dxa"/>
            <w:shd w:val="clear" w:color="auto" w:fill="auto"/>
            <w:vAlign w:val="center"/>
          </w:tcPr>
          <w:p w14:paraId="20EEE21D" w14:textId="77777777" w:rsidR="006C1B15" w:rsidRPr="003603C3" w:rsidRDefault="006C1B15" w:rsidP="00834C77">
            <w:pPr>
              <w:spacing w:line="276" w:lineRule="auto"/>
              <w:rPr>
                <w:rFonts w:eastAsia="Calibri"/>
                <w:sz w:val="20"/>
                <w:szCs w:val="20"/>
              </w:rPr>
            </w:pPr>
            <w:r w:rsidRPr="003603C3">
              <w:rPr>
                <w:noProof/>
                <w:sz w:val="20"/>
                <w:szCs w:val="20"/>
                <w:lang w:val="en-US" w:eastAsia="en-US"/>
              </w:rPr>
              <w:drawing>
                <wp:inline distT="0" distB="0" distL="0" distR="0" wp14:anchorId="75EAD2CD" wp14:editId="6C91DC27">
                  <wp:extent cx="821055" cy="787400"/>
                  <wp:effectExtent l="0" t="0" r="0" b="0"/>
                  <wp:docPr id="1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30"/>
                          <a:srcRect l="26971" r="53057" b="66442"/>
                          <a:stretch/>
                        </pic:blipFill>
                        <pic:spPr bwMode="auto">
                          <a:xfrm>
                            <a:off x="0" y="0"/>
                            <a:ext cx="821267" cy="787603"/>
                          </a:xfrm>
                          <a:prstGeom prst="rect">
                            <a:avLst/>
                          </a:prstGeom>
                          <a:ln>
                            <a:noFill/>
                          </a:ln>
                          <a:extLst>
                            <a:ext uri="{53640926-AAD7-44D8-BBD7-CCE9431645EC}">
                              <a14:shadowObscured xmlns:a14="http://schemas.microsoft.com/office/drawing/2010/main"/>
                            </a:ext>
                          </a:extLst>
                        </pic:spPr>
                      </pic:pic>
                    </a:graphicData>
                  </a:graphic>
                </wp:inline>
              </w:drawing>
            </w:r>
          </w:p>
        </w:tc>
      </w:tr>
      <w:tr w:rsidR="006C1B15" w:rsidRPr="003603C3" w14:paraId="3D4407C5" w14:textId="77777777" w:rsidTr="006C1B15">
        <w:trPr>
          <w:trHeight w:val="806"/>
        </w:trPr>
        <w:tc>
          <w:tcPr>
            <w:tcW w:w="2835" w:type="dxa"/>
            <w:shd w:val="clear" w:color="auto" w:fill="FAC896"/>
            <w:vAlign w:val="center"/>
          </w:tcPr>
          <w:p w14:paraId="535B1A1E" w14:textId="77777777" w:rsidR="006C1B15" w:rsidRPr="003603C3" w:rsidRDefault="006C1B15" w:rsidP="00834C77">
            <w:pPr>
              <w:spacing w:line="276" w:lineRule="auto"/>
              <w:rPr>
                <w:rFonts w:eastAsia="Calibri"/>
                <w:sz w:val="20"/>
                <w:szCs w:val="20"/>
              </w:rPr>
            </w:pPr>
            <w:r w:rsidRPr="003603C3">
              <w:rPr>
                <w:rFonts w:eastAsia="Calibri"/>
                <w:sz w:val="20"/>
                <w:szCs w:val="20"/>
              </w:rPr>
              <w:t xml:space="preserve">Archivo de la actividad </w:t>
            </w:r>
          </w:p>
          <w:p w14:paraId="6905C856" w14:textId="77777777" w:rsidR="006C1B15" w:rsidRPr="003603C3" w:rsidRDefault="006C1B15" w:rsidP="00834C77">
            <w:pPr>
              <w:spacing w:line="276" w:lineRule="auto"/>
              <w:rPr>
                <w:rFonts w:eastAsia="Calibri"/>
                <w:sz w:val="20"/>
                <w:szCs w:val="20"/>
              </w:rPr>
            </w:pPr>
            <w:r w:rsidRPr="003603C3">
              <w:rPr>
                <w:rFonts w:eastAsia="Calibri"/>
                <w:sz w:val="20"/>
                <w:szCs w:val="20"/>
              </w:rPr>
              <w:t>(Anexo donde se describe la actividad propuesta)</w:t>
            </w:r>
          </w:p>
        </w:tc>
        <w:tc>
          <w:tcPr>
            <w:tcW w:w="6706" w:type="dxa"/>
            <w:shd w:val="clear" w:color="auto" w:fill="auto"/>
            <w:vAlign w:val="center"/>
          </w:tcPr>
          <w:p w14:paraId="1DE38A79" w14:textId="25A5FAA1" w:rsidR="006C1B15" w:rsidRPr="003603C3" w:rsidRDefault="00241769" w:rsidP="00834C77">
            <w:pPr>
              <w:spacing w:line="276" w:lineRule="auto"/>
              <w:rPr>
                <w:rFonts w:eastAsia="Calibri"/>
                <w:b w:val="0"/>
                <w:color w:val="999999"/>
                <w:sz w:val="20"/>
                <w:szCs w:val="20"/>
              </w:rPr>
            </w:pPr>
            <w:r w:rsidRPr="003603C3">
              <w:rPr>
                <w:rFonts w:eastAsia="Calibri"/>
                <w:b w:val="0"/>
                <w:sz w:val="20"/>
                <w:szCs w:val="20"/>
              </w:rPr>
              <w:t xml:space="preserve">Ver archivo de la actividad en carpeta de </w:t>
            </w:r>
            <w:ins w:id="279" w:author="Usuario" w:date="2022-12-28T18:11:00Z">
              <w:r w:rsidR="001F167B">
                <w:rPr>
                  <w:rFonts w:eastAsia="Calibri"/>
                  <w:b w:val="0"/>
                  <w:sz w:val="20"/>
                  <w:szCs w:val="20"/>
                </w:rPr>
                <w:t>A</w:t>
              </w:r>
            </w:ins>
            <w:del w:id="280" w:author="Usuario" w:date="2022-12-28T18:11:00Z">
              <w:r w:rsidRPr="003603C3" w:rsidDel="001F167B">
                <w:rPr>
                  <w:rFonts w:eastAsia="Calibri"/>
                  <w:b w:val="0"/>
                  <w:sz w:val="20"/>
                  <w:szCs w:val="20"/>
                </w:rPr>
                <w:delText>a</w:delText>
              </w:r>
            </w:del>
            <w:r w:rsidRPr="003603C3">
              <w:rPr>
                <w:rFonts w:eastAsia="Calibri"/>
                <w:b w:val="0"/>
                <w:sz w:val="20"/>
                <w:szCs w:val="20"/>
              </w:rPr>
              <w:t xml:space="preserve">nexos: </w:t>
            </w:r>
            <w:r w:rsidRPr="003603C3">
              <w:rPr>
                <w:rFonts w:eastAsia="Calibri"/>
                <w:sz w:val="20"/>
                <w:szCs w:val="20"/>
              </w:rPr>
              <w:t>CF011_228108_Actividad_didactica_1_DI</w:t>
            </w:r>
          </w:p>
        </w:tc>
      </w:tr>
    </w:tbl>
    <w:p w14:paraId="36C843C5" w14:textId="77777777" w:rsidR="006C1B15" w:rsidRPr="003603C3" w:rsidRDefault="006C1B15" w:rsidP="00834C77">
      <w:pPr>
        <w:ind w:left="360"/>
        <w:jc w:val="both"/>
        <w:rPr>
          <w:sz w:val="20"/>
          <w:szCs w:val="20"/>
        </w:rPr>
      </w:pPr>
    </w:p>
    <w:p w14:paraId="0000034E" w14:textId="05D48F0D" w:rsidR="00F57640" w:rsidRPr="003603C3" w:rsidDel="00AC6044" w:rsidRDefault="00F57640" w:rsidP="00834C77">
      <w:pPr>
        <w:ind w:left="426"/>
        <w:jc w:val="both"/>
        <w:rPr>
          <w:del w:id="281" w:author="Usuario" w:date="2022-12-28T18:20:00Z"/>
          <w:color w:val="7F7F7F"/>
          <w:sz w:val="20"/>
          <w:szCs w:val="20"/>
        </w:rPr>
      </w:pPr>
    </w:p>
    <w:p w14:paraId="5DE7CE1F" w14:textId="4680A064" w:rsidR="00236025" w:rsidRPr="003603C3" w:rsidDel="00AC6044" w:rsidRDefault="00236025" w:rsidP="00834C77">
      <w:pPr>
        <w:ind w:left="426"/>
        <w:jc w:val="both"/>
        <w:rPr>
          <w:del w:id="282" w:author="Usuario" w:date="2022-12-28T18:20:00Z"/>
          <w:color w:val="7F7F7F"/>
          <w:sz w:val="20"/>
          <w:szCs w:val="20"/>
        </w:rPr>
      </w:pPr>
    </w:p>
    <w:p w14:paraId="20DB6E81" w14:textId="4F95FEC9" w:rsidR="00236025" w:rsidRPr="003603C3" w:rsidDel="00AC6044" w:rsidRDefault="00236025" w:rsidP="00834C77">
      <w:pPr>
        <w:ind w:left="426"/>
        <w:jc w:val="both"/>
        <w:rPr>
          <w:del w:id="283" w:author="Usuario" w:date="2022-12-28T18:20:00Z"/>
          <w:color w:val="7F7F7F"/>
          <w:sz w:val="20"/>
          <w:szCs w:val="20"/>
        </w:rPr>
      </w:pPr>
    </w:p>
    <w:p w14:paraId="1D2B0C47" w14:textId="485C326C" w:rsidR="00236025" w:rsidRPr="003603C3" w:rsidDel="00AC6044" w:rsidRDefault="00236025" w:rsidP="00834C77">
      <w:pPr>
        <w:ind w:left="426"/>
        <w:jc w:val="both"/>
        <w:rPr>
          <w:del w:id="284" w:author="Usuario" w:date="2022-12-28T18:20:00Z"/>
          <w:color w:val="7F7F7F"/>
          <w:sz w:val="20"/>
          <w:szCs w:val="20"/>
        </w:rPr>
      </w:pPr>
    </w:p>
    <w:p w14:paraId="5C13A33B" w14:textId="14072511" w:rsidR="00C661B4" w:rsidRPr="003603C3" w:rsidDel="00AC6044" w:rsidRDefault="00C661B4" w:rsidP="00834C77">
      <w:pPr>
        <w:ind w:left="426"/>
        <w:jc w:val="both"/>
        <w:rPr>
          <w:del w:id="285" w:author="Usuario" w:date="2022-12-28T18:20:00Z"/>
          <w:color w:val="7F7F7F"/>
          <w:sz w:val="20"/>
          <w:szCs w:val="20"/>
        </w:rPr>
      </w:pPr>
    </w:p>
    <w:p w14:paraId="00000369" w14:textId="7125A9C1" w:rsidR="00F57640" w:rsidRPr="003603C3" w:rsidDel="00AC6044" w:rsidRDefault="00F57640" w:rsidP="00834C77">
      <w:pPr>
        <w:rPr>
          <w:del w:id="286" w:author="Usuario" w:date="2022-12-28T18:20:00Z"/>
          <w:sz w:val="20"/>
          <w:szCs w:val="20"/>
        </w:rPr>
      </w:pPr>
    </w:p>
    <w:p w14:paraId="0000036B" w14:textId="4CEE543D" w:rsidR="00F57640" w:rsidRPr="003603C3" w:rsidDel="00AC6044" w:rsidRDefault="00F57640" w:rsidP="00834C77">
      <w:pPr>
        <w:rPr>
          <w:del w:id="287" w:author="Usuario" w:date="2022-12-28T18:20:00Z"/>
          <w:sz w:val="20"/>
          <w:szCs w:val="20"/>
        </w:rPr>
      </w:pPr>
    </w:p>
    <w:p w14:paraId="00000381" w14:textId="4F73F55C" w:rsidR="00F57640" w:rsidRPr="003603C3" w:rsidRDefault="00241769" w:rsidP="00834C77">
      <w:pPr>
        <w:pStyle w:val="Prrafodelista"/>
        <w:numPr>
          <w:ilvl w:val="0"/>
          <w:numId w:val="12"/>
        </w:numPr>
        <w:pBdr>
          <w:top w:val="nil"/>
          <w:left w:val="nil"/>
          <w:bottom w:val="nil"/>
          <w:right w:val="nil"/>
          <w:between w:val="nil"/>
        </w:pBdr>
        <w:jc w:val="both"/>
        <w:rPr>
          <w:b/>
          <w:sz w:val="20"/>
          <w:szCs w:val="20"/>
        </w:rPr>
      </w:pPr>
      <w:r w:rsidRPr="003603C3">
        <w:rPr>
          <w:b/>
          <w:color w:val="000000"/>
          <w:sz w:val="20"/>
          <w:szCs w:val="20"/>
        </w:rPr>
        <w:t>MATERIAL COMPLEMENTARIO</w:t>
      </w:r>
    </w:p>
    <w:p w14:paraId="7869E965" w14:textId="77777777" w:rsidR="00C661B4" w:rsidRPr="003603C3" w:rsidRDefault="00C661B4" w:rsidP="00834C77">
      <w:pPr>
        <w:pBdr>
          <w:top w:val="nil"/>
          <w:left w:val="nil"/>
          <w:bottom w:val="nil"/>
          <w:right w:val="nil"/>
          <w:between w:val="nil"/>
        </w:pBdr>
        <w:ind w:left="360"/>
        <w:jc w:val="both"/>
        <w:rPr>
          <w:b/>
          <w:sz w:val="20"/>
          <w:szCs w:val="20"/>
        </w:rPr>
      </w:pPr>
    </w:p>
    <w:tbl>
      <w:tblPr>
        <w:tblStyle w:val="affff5"/>
        <w:tblW w:w="9693"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8"/>
        <w:gridCol w:w="2517"/>
        <w:gridCol w:w="2519"/>
        <w:gridCol w:w="2519"/>
      </w:tblGrid>
      <w:tr w:rsidR="00F57640" w:rsidRPr="003603C3" w14:paraId="2D1C6659" w14:textId="77777777" w:rsidTr="00C661B4">
        <w:trPr>
          <w:trHeight w:val="658"/>
        </w:trPr>
        <w:tc>
          <w:tcPr>
            <w:tcW w:w="2138" w:type="dxa"/>
            <w:shd w:val="clear" w:color="auto" w:fill="F9CB9C"/>
            <w:tcMar>
              <w:top w:w="100" w:type="dxa"/>
              <w:left w:w="100" w:type="dxa"/>
              <w:bottom w:w="100" w:type="dxa"/>
              <w:right w:w="100" w:type="dxa"/>
            </w:tcMar>
            <w:vAlign w:val="center"/>
          </w:tcPr>
          <w:p w14:paraId="00000382" w14:textId="00884B29" w:rsidR="00F57640" w:rsidRPr="003603C3" w:rsidRDefault="00EC7AD0">
            <w:pPr>
              <w:spacing w:line="276" w:lineRule="auto"/>
              <w:jc w:val="center"/>
              <w:rPr>
                <w:sz w:val="20"/>
                <w:szCs w:val="20"/>
              </w:rPr>
            </w:pPr>
            <w:r w:rsidRPr="003603C3">
              <w:rPr>
                <w:sz w:val="20"/>
                <w:szCs w:val="20"/>
              </w:rPr>
              <w:t>Tema</w:t>
            </w:r>
          </w:p>
        </w:tc>
        <w:tc>
          <w:tcPr>
            <w:tcW w:w="2517" w:type="dxa"/>
            <w:shd w:val="clear" w:color="auto" w:fill="F9CB9C"/>
            <w:tcMar>
              <w:top w:w="100" w:type="dxa"/>
              <w:left w:w="100" w:type="dxa"/>
              <w:bottom w:w="100" w:type="dxa"/>
              <w:right w:w="100" w:type="dxa"/>
            </w:tcMar>
            <w:vAlign w:val="center"/>
          </w:tcPr>
          <w:p w14:paraId="00000383" w14:textId="77777777" w:rsidR="00F57640" w:rsidRPr="003603C3" w:rsidRDefault="00EC7AD0" w:rsidP="00834C77">
            <w:pPr>
              <w:spacing w:line="276" w:lineRule="auto"/>
              <w:jc w:val="center"/>
              <w:rPr>
                <w:sz w:val="20"/>
                <w:szCs w:val="20"/>
              </w:rPr>
            </w:pPr>
            <w:r w:rsidRPr="003603C3">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384" w14:textId="77777777" w:rsidR="00F57640" w:rsidRPr="003603C3" w:rsidRDefault="00EC7AD0" w:rsidP="00834C77">
            <w:pPr>
              <w:spacing w:line="276" w:lineRule="auto"/>
              <w:jc w:val="center"/>
              <w:rPr>
                <w:sz w:val="20"/>
                <w:szCs w:val="20"/>
              </w:rPr>
            </w:pPr>
            <w:r w:rsidRPr="003603C3">
              <w:rPr>
                <w:sz w:val="20"/>
                <w:szCs w:val="20"/>
              </w:rPr>
              <w:t>Tipo de material</w:t>
            </w:r>
          </w:p>
          <w:p w14:paraId="00000385" w14:textId="77777777" w:rsidR="00F57640" w:rsidRPr="003603C3" w:rsidRDefault="00EC7AD0" w:rsidP="00834C77">
            <w:pPr>
              <w:spacing w:line="276" w:lineRule="auto"/>
              <w:jc w:val="center"/>
              <w:rPr>
                <w:sz w:val="20"/>
                <w:szCs w:val="20"/>
              </w:rPr>
            </w:pPr>
            <w:r w:rsidRPr="003603C3">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386" w14:textId="77777777" w:rsidR="00F57640" w:rsidRPr="003603C3" w:rsidRDefault="00EC7AD0" w:rsidP="00834C77">
            <w:pPr>
              <w:spacing w:line="276" w:lineRule="auto"/>
              <w:jc w:val="center"/>
              <w:rPr>
                <w:sz w:val="20"/>
                <w:szCs w:val="20"/>
              </w:rPr>
            </w:pPr>
            <w:r w:rsidRPr="003603C3">
              <w:rPr>
                <w:sz w:val="20"/>
                <w:szCs w:val="20"/>
              </w:rPr>
              <w:t>Enlace del Recurso o</w:t>
            </w:r>
          </w:p>
          <w:p w14:paraId="00000387" w14:textId="77777777" w:rsidR="00F57640" w:rsidRPr="003603C3" w:rsidRDefault="00EC7AD0" w:rsidP="00834C77">
            <w:pPr>
              <w:spacing w:line="276" w:lineRule="auto"/>
              <w:jc w:val="center"/>
              <w:rPr>
                <w:sz w:val="20"/>
                <w:szCs w:val="20"/>
              </w:rPr>
            </w:pPr>
            <w:r w:rsidRPr="003603C3">
              <w:rPr>
                <w:sz w:val="20"/>
                <w:szCs w:val="20"/>
              </w:rPr>
              <w:t>Archivo del documento o material</w:t>
            </w:r>
          </w:p>
        </w:tc>
      </w:tr>
      <w:tr w:rsidR="00F57640" w:rsidRPr="003603C3" w14:paraId="5322F1B9" w14:textId="77777777" w:rsidTr="00C661B4">
        <w:trPr>
          <w:trHeight w:val="385"/>
        </w:trPr>
        <w:tc>
          <w:tcPr>
            <w:tcW w:w="2138" w:type="dxa"/>
            <w:tcMar>
              <w:top w:w="100" w:type="dxa"/>
              <w:left w:w="100" w:type="dxa"/>
              <w:bottom w:w="100" w:type="dxa"/>
              <w:right w:w="100" w:type="dxa"/>
            </w:tcMar>
          </w:tcPr>
          <w:p w14:paraId="00000390" w14:textId="6BC3196F" w:rsidR="00F57640" w:rsidRPr="003603C3" w:rsidRDefault="008237FE" w:rsidP="00834C77">
            <w:pPr>
              <w:spacing w:line="276" w:lineRule="auto"/>
              <w:rPr>
                <w:b w:val="0"/>
                <w:sz w:val="20"/>
                <w:szCs w:val="20"/>
              </w:rPr>
            </w:pPr>
            <w:bookmarkStart w:id="288" w:name="_heading=h.9w095wbnd23" w:colFirst="0" w:colLast="0"/>
            <w:bookmarkEnd w:id="288"/>
            <w:r w:rsidRPr="003603C3">
              <w:rPr>
                <w:b w:val="0"/>
                <w:sz w:val="20"/>
                <w:szCs w:val="20"/>
              </w:rPr>
              <w:t xml:space="preserve">2. </w:t>
            </w:r>
            <w:del w:id="289" w:author="Usuario" w:date="2022-12-28T18:44:00Z">
              <w:r w:rsidRPr="003603C3" w:rsidDel="009722F5">
                <w:rPr>
                  <w:b w:val="0"/>
                  <w:sz w:val="20"/>
                  <w:szCs w:val="20"/>
                </w:rPr>
                <w:delText xml:space="preserve"> </w:delText>
              </w:r>
            </w:del>
            <w:r w:rsidRPr="003603C3">
              <w:rPr>
                <w:b w:val="0"/>
                <w:sz w:val="20"/>
                <w:szCs w:val="20"/>
              </w:rPr>
              <w:t xml:space="preserve">Cómo iniciar las pruebas o </w:t>
            </w:r>
            <w:r w:rsidRPr="003603C3">
              <w:rPr>
                <w:b w:val="0"/>
                <w:i/>
                <w:sz w:val="20"/>
                <w:szCs w:val="20"/>
              </w:rPr>
              <w:t xml:space="preserve">testing </w:t>
            </w:r>
            <w:r w:rsidRPr="003603C3">
              <w:rPr>
                <w:b w:val="0"/>
                <w:sz w:val="20"/>
                <w:szCs w:val="20"/>
              </w:rPr>
              <w:t>en un videojuego</w:t>
            </w:r>
            <w:del w:id="290" w:author="Usuario" w:date="2022-12-28T18:21:00Z">
              <w:r w:rsidRPr="003603C3" w:rsidDel="007961FC">
                <w:rPr>
                  <w:b w:val="0"/>
                  <w:sz w:val="20"/>
                  <w:szCs w:val="20"/>
                </w:rPr>
                <w:delText>.</w:delText>
              </w:r>
            </w:del>
          </w:p>
          <w:p w14:paraId="00000391" w14:textId="77777777" w:rsidR="00F57640" w:rsidRPr="003603C3" w:rsidRDefault="00F57640" w:rsidP="00834C77">
            <w:pPr>
              <w:spacing w:line="276" w:lineRule="auto"/>
              <w:rPr>
                <w:b w:val="0"/>
                <w:sz w:val="20"/>
                <w:szCs w:val="20"/>
              </w:rPr>
            </w:pPr>
          </w:p>
        </w:tc>
        <w:tc>
          <w:tcPr>
            <w:tcW w:w="2517" w:type="dxa"/>
            <w:tcMar>
              <w:top w:w="100" w:type="dxa"/>
              <w:left w:w="100" w:type="dxa"/>
              <w:bottom w:w="100" w:type="dxa"/>
              <w:right w:w="100" w:type="dxa"/>
            </w:tcMar>
          </w:tcPr>
          <w:p w14:paraId="00000393" w14:textId="3080B565" w:rsidR="00F57640" w:rsidRPr="00551EFE" w:rsidRDefault="00EC7AD0" w:rsidP="008237FE">
            <w:pPr>
              <w:keepNext/>
              <w:keepLines/>
              <w:pBdr>
                <w:top w:val="nil"/>
                <w:left w:val="nil"/>
                <w:bottom w:val="nil"/>
                <w:right w:val="nil"/>
                <w:between w:val="nil"/>
              </w:pBdr>
              <w:spacing w:after="120" w:line="276" w:lineRule="auto"/>
              <w:rPr>
                <w:b w:val="0"/>
                <w:sz w:val="20"/>
                <w:szCs w:val="20"/>
                <w:lang w:val="en-US"/>
                <w:rPrChange w:id="291" w:author="Usuario" w:date="2022-12-29T15:06:00Z">
                  <w:rPr>
                    <w:b w:val="0"/>
                    <w:sz w:val="20"/>
                    <w:szCs w:val="20"/>
                  </w:rPr>
                </w:rPrChange>
              </w:rPr>
            </w:pPr>
            <w:bookmarkStart w:id="292" w:name="_heading=h.iypasltzy989" w:colFirst="0" w:colLast="0"/>
            <w:bookmarkEnd w:id="292"/>
            <w:r w:rsidRPr="00551EFE">
              <w:rPr>
                <w:b w:val="0"/>
                <w:color w:val="000000"/>
                <w:sz w:val="20"/>
                <w:szCs w:val="20"/>
                <w:lang w:val="en-US"/>
                <w:rPrChange w:id="293" w:author="Usuario" w:date="2022-12-29T15:06:00Z">
                  <w:rPr>
                    <w:b w:val="0"/>
                    <w:color w:val="000000"/>
                    <w:sz w:val="20"/>
                    <w:szCs w:val="20"/>
                  </w:rPr>
                </w:rPrChange>
              </w:rPr>
              <w:t xml:space="preserve">Unity </w:t>
            </w:r>
            <w:r w:rsidR="00786493" w:rsidRPr="00551EFE">
              <w:rPr>
                <w:b w:val="0"/>
                <w:color w:val="000000"/>
                <w:sz w:val="20"/>
                <w:szCs w:val="20"/>
                <w:lang w:val="en-US"/>
                <w:rPrChange w:id="294" w:author="Usuario" w:date="2022-12-29T15:06:00Z">
                  <w:rPr>
                    <w:b w:val="0"/>
                    <w:color w:val="000000"/>
                    <w:sz w:val="20"/>
                    <w:szCs w:val="20"/>
                  </w:rPr>
                </w:rPrChange>
              </w:rPr>
              <w:t>Manual. (s.f</w:t>
            </w:r>
            <w:ins w:id="295" w:author="Usuario" w:date="2022-12-28T18:21:00Z">
              <w:r w:rsidR="007961FC" w:rsidRPr="00551EFE">
                <w:rPr>
                  <w:b w:val="0"/>
                  <w:color w:val="000000"/>
                  <w:sz w:val="20"/>
                  <w:szCs w:val="20"/>
                  <w:lang w:val="en-US"/>
                  <w:rPrChange w:id="296" w:author="Usuario" w:date="2022-12-29T15:06:00Z">
                    <w:rPr>
                      <w:b w:val="0"/>
                      <w:color w:val="000000"/>
                      <w:sz w:val="20"/>
                      <w:szCs w:val="20"/>
                    </w:rPr>
                  </w:rPrChange>
                </w:rPr>
                <w:t>.</w:t>
              </w:r>
            </w:ins>
            <w:r w:rsidR="00786493" w:rsidRPr="00551EFE">
              <w:rPr>
                <w:b w:val="0"/>
                <w:color w:val="000000"/>
                <w:sz w:val="20"/>
                <w:szCs w:val="20"/>
                <w:lang w:val="en-US"/>
                <w:rPrChange w:id="297" w:author="Usuario" w:date="2022-12-29T15:06:00Z">
                  <w:rPr>
                    <w:b w:val="0"/>
                    <w:color w:val="000000"/>
                    <w:sz w:val="20"/>
                    <w:szCs w:val="20"/>
                  </w:rPr>
                </w:rPrChange>
              </w:rPr>
              <w:t xml:space="preserve">). </w:t>
            </w:r>
            <w:ins w:id="298" w:author="Usuario" w:date="2022-12-28T18:22:00Z">
              <w:r w:rsidR="00DE0F86" w:rsidRPr="00551EFE">
                <w:rPr>
                  <w:i/>
                  <w:color w:val="000000"/>
                  <w:sz w:val="20"/>
                  <w:szCs w:val="20"/>
                  <w:lang w:val="en-US"/>
                  <w:rPrChange w:id="299" w:author="Usuario" w:date="2022-12-29T15:06:00Z">
                    <w:rPr>
                      <w:color w:val="000000"/>
                      <w:sz w:val="20"/>
                      <w:szCs w:val="20"/>
                    </w:rPr>
                  </w:rPrChange>
                </w:rPr>
                <w:t>Unity Test Framework overview</w:t>
              </w:r>
            </w:ins>
            <w:del w:id="300" w:author="Usuario" w:date="2022-12-28T18:22:00Z">
              <w:r w:rsidR="00786493" w:rsidRPr="00551EFE" w:rsidDel="00DE0F86">
                <w:rPr>
                  <w:i/>
                  <w:color w:val="000000"/>
                  <w:sz w:val="20"/>
                  <w:szCs w:val="20"/>
                  <w:lang w:val="en-US"/>
                  <w:rPrChange w:id="301" w:author="Usuario" w:date="2022-12-29T15:06:00Z">
                    <w:rPr>
                      <w:color w:val="000000"/>
                      <w:sz w:val="20"/>
                      <w:szCs w:val="20"/>
                    </w:rPr>
                  </w:rPrChange>
                </w:rPr>
                <w:delText>Acerca del marco de pruebas</w:delText>
              </w:r>
            </w:del>
            <w:r w:rsidR="00786493" w:rsidRPr="00551EFE">
              <w:rPr>
                <w:i/>
                <w:color w:val="000000"/>
                <w:sz w:val="20"/>
                <w:szCs w:val="20"/>
                <w:lang w:val="en-US"/>
                <w:rPrChange w:id="302" w:author="Usuario" w:date="2022-12-29T15:06:00Z">
                  <w:rPr>
                    <w:color w:val="000000"/>
                    <w:sz w:val="20"/>
                    <w:szCs w:val="20"/>
                  </w:rPr>
                </w:rPrChange>
              </w:rPr>
              <w:t>.</w:t>
            </w:r>
            <w:r w:rsidR="00786493" w:rsidRPr="00551EFE">
              <w:rPr>
                <w:b w:val="0"/>
                <w:color w:val="000000"/>
                <w:sz w:val="20"/>
                <w:szCs w:val="20"/>
                <w:lang w:val="en-US"/>
                <w:rPrChange w:id="303" w:author="Usuario" w:date="2022-12-29T15:06:00Z">
                  <w:rPr>
                    <w:b w:val="0"/>
                    <w:color w:val="000000"/>
                    <w:sz w:val="20"/>
                    <w:szCs w:val="20"/>
                  </w:rPr>
                </w:rPrChange>
              </w:rPr>
              <w:t xml:space="preserve"> </w:t>
            </w:r>
          </w:p>
        </w:tc>
        <w:tc>
          <w:tcPr>
            <w:tcW w:w="2519" w:type="dxa"/>
            <w:tcMar>
              <w:top w:w="100" w:type="dxa"/>
              <w:left w:w="100" w:type="dxa"/>
              <w:bottom w:w="100" w:type="dxa"/>
              <w:right w:w="100" w:type="dxa"/>
            </w:tcMar>
          </w:tcPr>
          <w:p w14:paraId="00000394" w14:textId="77777777" w:rsidR="00F57640" w:rsidRPr="003603C3" w:rsidRDefault="00EC7AD0" w:rsidP="00834C77">
            <w:pPr>
              <w:spacing w:line="276" w:lineRule="auto"/>
              <w:rPr>
                <w:b w:val="0"/>
                <w:sz w:val="20"/>
                <w:szCs w:val="20"/>
              </w:rPr>
            </w:pPr>
            <w:r w:rsidRPr="003603C3">
              <w:rPr>
                <w:b w:val="0"/>
                <w:sz w:val="20"/>
                <w:szCs w:val="20"/>
              </w:rPr>
              <w:t>[otro]</w:t>
            </w:r>
          </w:p>
        </w:tc>
        <w:tc>
          <w:tcPr>
            <w:tcW w:w="2519" w:type="dxa"/>
            <w:tcMar>
              <w:top w:w="100" w:type="dxa"/>
              <w:left w:w="100" w:type="dxa"/>
              <w:bottom w:w="100" w:type="dxa"/>
              <w:right w:w="100" w:type="dxa"/>
            </w:tcMar>
          </w:tcPr>
          <w:p w14:paraId="00000395" w14:textId="77777777" w:rsidR="00F57640" w:rsidRPr="003603C3" w:rsidRDefault="00595900" w:rsidP="00834C77">
            <w:pPr>
              <w:spacing w:line="276" w:lineRule="auto"/>
              <w:rPr>
                <w:b w:val="0"/>
                <w:sz w:val="20"/>
                <w:szCs w:val="20"/>
              </w:rPr>
            </w:pPr>
            <w:hyperlink r:id="rId31">
              <w:r w:rsidR="00EC7AD0" w:rsidRPr="003603C3">
                <w:rPr>
                  <w:b w:val="0"/>
                  <w:color w:val="1155CC"/>
                  <w:sz w:val="20"/>
                  <w:szCs w:val="20"/>
                  <w:u w:val="single"/>
                </w:rPr>
                <w:t>https://docs.unity3d.com/Packages/com.unity.test-framework@1.3/manual/index.html</w:t>
              </w:r>
            </w:hyperlink>
            <w:r w:rsidR="00EC7AD0" w:rsidRPr="003603C3">
              <w:rPr>
                <w:b w:val="0"/>
                <w:sz w:val="20"/>
                <w:szCs w:val="20"/>
              </w:rPr>
              <w:t xml:space="preserve"> </w:t>
            </w:r>
          </w:p>
          <w:p w14:paraId="00000396" w14:textId="77777777" w:rsidR="00F57640" w:rsidRPr="003603C3" w:rsidRDefault="00F57640" w:rsidP="00834C77">
            <w:pPr>
              <w:spacing w:line="276" w:lineRule="auto"/>
              <w:rPr>
                <w:b w:val="0"/>
                <w:sz w:val="20"/>
                <w:szCs w:val="20"/>
              </w:rPr>
            </w:pPr>
          </w:p>
        </w:tc>
      </w:tr>
      <w:tr w:rsidR="00F57640" w:rsidRPr="003603C3" w14:paraId="7EA03B2B" w14:textId="77777777" w:rsidTr="00C661B4">
        <w:trPr>
          <w:trHeight w:val="385"/>
        </w:trPr>
        <w:tc>
          <w:tcPr>
            <w:tcW w:w="2138" w:type="dxa"/>
            <w:tcMar>
              <w:top w:w="100" w:type="dxa"/>
              <w:left w:w="100" w:type="dxa"/>
              <w:bottom w:w="100" w:type="dxa"/>
              <w:right w:w="100" w:type="dxa"/>
            </w:tcMar>
          </w:tcPr>
          <w:p w14:paraId="00000398" w14:textId="05B624E1" w:rsidR="00F57640" w:rsidRPr="003603C3" w:rsidRDefault="008237FE" w:rsidP="00834C77">
            <w:pPr>
              <w:spacing w:line="276" w:lineRule="auto"/>
              <w:rPr>
                <w:sz w:val="20"/>
                <w:szCs w:val="20"/>
              </w:rPr>
            </w:pPr>
            <w:bookmarkStart w:id="304" w:name="_heading=h.vg655i42qhmj" w:colFirst="0" w:colLast="0"/>
            <w:bookmarkEnd w:id="304"/>
            <w:r w:rsidRPr="003603C3">
              <w:rPr>
                <w:b w:val="0"/>
                <w:sz w:val="20"/>
                <w:szCs w:val="20"/>
              </w:rPr>
              <w:t>4. Pruebas del sistema</w:t>
            </w:r>
            <w:del w:id="305" w:author="Usuario" w:date="2022-12-28T18:21:00Z">
              <w:r w:rsidRPr="003603C3" w:rsidDel="007961FC">
                <w:rPr>
                  <w:b w:val="0"/>
                  <w:sz w:val="20"/>
                  <w:szCs w:val="20"/>
                </w:rPr>
                <w:delText>.</w:delText>
              </w:r>
            </w:del>
          </w:p>
          <w:p w14:paraId="00000399" w14:textId="77777777" w:rsidR="00F57640" w:rsidRPr="003603C3" w:rsidRDefault="00F57640" w:rsidP="00834C77">
            <w:pPr>
              <w:spacing w:line="276" w:lineRule="auto"/>
              <w:rPr>
                <w:sz w:val="20"/>
                <w:szCs w:val="20"/>
              </w:rPr>
            </w:pPr>
          </w:p>
        </w:tc>
        <w:tc>
          <w:tcPr>
            <w:tcW w:w="2517" w:type="dxa"/>
            <w:tcMar>
              <w:top w:w="100" w:type="dxa"/>
              <w:left w:w="100" w:type="dxa"/>
              <w:bottom w:w="100" w:type="dxa"/>
              <w:right w:w="100" w:type="dxa"/>
            </w:tcMar>
          </w:tcPr>
          <w:p w14:paraId="0000039A" w14:textId="45516545" w:rsidR="00F57640" w:rsidRPr="00F33DC0" w:rsidRDefault="008237FE" w:rsidP="00834C77">
            <w:pPr>
              <w:spacing w:line="276" w:lineRule="auto"/>
              <w:rPr>
                <w:rFonts w:eastAsia="Roboto"/>
                <w:b w:val="0"/>
                <w:i/>
                <w:color w:val="14161E"/>
                <w:sz w:val="20"/>
                <w:szCs w:val="20"/>
                <w:lang w:val="en-US"/>
                <w:rPrChange w:id="306" w:author="Usuario" w:date="2022-12-28T18:23:00Z">
                  <w:rPr>
                    <w:rFonts w:eastAsia="Roboto"/>
                    <w:b w:val="0"/>
                    <w:i/>
                    <w:color w:val="14161E"/>
                    <w:sz w:val="20"/>
                    <w:szCs w:val="20"/>
                  </w:rPr>
                </w:rPrChange>
              </w:rPr>
            </w:pPr>
            <w:r w:rsidRPr="00551EFE">
              <w:rPr>
                <w:b w:val="0"/>
                <w:sz w:val="20"/>
                <w:szCs w:val="20"/>
                <w:lang w:val="en-US"/>
                <w:rPrChange w:id="307" w:author="Usuario" w:date="2022-12-29T15:06:00Z">
                  <w:rPr>
                    <w:b w:val="0"/>
                    <w:sz w:val="20"/>
                    <w:szCs w:val="20"/>
                  </w:rPr>
                </w:rPrChange>
              </w:rPr>
              <w:t>Kodeco. (</w:t>
            </w:r>
            <w:del w:id="308" w:author="Usuario" w:date="2022-12-28T18:21:00Z">
              <w:r w:rsidRPr="00551EFE" w:rsidDel="007961FC">
                <w:rPr>
                  <w:b w:val="0"/>
                  <w:sz w:val="20"/>
                  <w:szCs w:val="20"/>
                  <w:lang w:val="en-US"/>
                  <w:rPrChange w:id="309" w:author="Usuario" w:date="2022-12-29T15:06:00Z">
                    <w:rPr>
                      <w:b w:val="0"/>
                      <w:sz w:val="20"/>
                      <w:szCs w:val="20"/>
                    </w:rPr>
                  </w:rPrChange>
                </w:rPr>
                <w:delText xml:space="preserve">22 de mayo de </w:delText>
              </w:r>
            </w:del>
            <w:r w:rsidRPr="00551EFE">
              <w:rPr>
                <w:b w:val="0"/>
                <w:sz w:val="20"/>
                <w:szCs w:val="20"/>
                <w:lang w:val="en-US"/>
                <w:rPrChange w:id="310" w:author="Usuario" w:date="2022-12-29T15:06:00Z">
                  <w:rPr>
                    <w:b w:val="0"/>
                    <w:sz w:val="20"/>
                    <w:szCs w:val="20"/>
                  </w:rPr>
                </w:rPrChange>
              </w:rPr>
              <w:t xml:space="preserve">2019). </w:t>
            </w:r>
            <w:ins w:id="311" w:author="Usuario" w:date="2022-12-28T18:22:00Z">
              <w:r w:rsidR="00F33DC0" w:rsidRPr="00F33DC0">
                <w:rPr>
                  <w:i/>
                  <w:sz w:val="20"/>
                  <w:szCs w:val="20"/>
                  <w:lang w:val="en-US"/>
                  <w:rPrChange w:id="312" w:author="Usuario" w:date="2022-12-28T18:23:00Z">
                    <w:rPr>
                      <w:i/>
                      <w:sz w:val="20"/>
                      <w:szCs w:val="20"/>
                    </w:rPr>
                  </w:rPrChange>
                </w:rPr>
                <w:t>Introduction To Unity Unit Testing</w:t>
              </w:r>
            </w:ins>
            <w:del w:id="313" w:author="Usuario" w:date="2022-12-28T18:22:00Z">
              <w:r w:rsidRPr="00F33DC0" w:rsidDel="00F33DC0">
                <w:rPr>
                  <w:i/>
                  <w:sz w:val="20"/>
                  <w:szCs w:val="20"/>
                  <w:lang w:val="en-US"/>
                  <w:rPrChange w:id="314" w:author="Usuario" w:date="2022-12-28T18:23:00Z">
                    <w:rPr>
                      <w:i/>
                      <w:sz w:val="20"/>
                      <w:szCs w:val="20"/>
                    </w:rPr>
                  </w:rPrChange>
                </w:rPr>
                <w:delText>Introducción a las pruebas unitarias de Unity</w:delText>
              </w:r>
            </w:del>
            <w:r w:rsidRPr="00F33DC0">
              <w:rPr>
                <w:i/>
                <w:sz w:val="20"/>
                <w:szCs w:val="20"/>
                <w:lang w:val="en-US"/>
                <w:rPrChange w:id="315" w:author="Usuario" w:date="2022-12-28T18:23:00Z">
                  <w:rPr>
                    <w:i/>
                    <w:sz w:val="20"/>
                    <w:szCs w:val="20"/>
                  </w:rPr>
                </w:rPrChange>
              </w:rPr>
              <w:t>.</w:t>
            </w:r>
          </w:p>
          <w:p w14:paraId="0000039B" w14:textId="77777777" w:rsidR="00F57640" w:rsidRPr="00F33DC0" w:rsidRDefault="00F57640" w:rsidP="00834C77">
            <w:pPr>
              <w:spacing w:line="276" w:lineRule="auto"/>
              <w:rPr>
                <w:b w:val="0"/>
                <w:sz w:val="20"/>
                <w:szCs w:val="20"/>
                <w:lang w:val="en-US"/>
                <w:rPrChange w:id="316" w:author="Usuario" w:date="2022-12-28T18:23:00Z">
                  <w:rPr>
                    <w:b w:val="0"/>
                    <w:sz w:val="20"/>
                    <w:szCs w:val="20"/>
                  </w:rPr>
                </w:rPrChange>
              </w:rPr>
            </w:pPr>
          </w:p>
        </w:tc>
        <w:tc>
          <w:tcPr>
            <w:tcW w:w="2519" w:type="dxa"/>
            <w:tcMar>
              <w:top w:w="100" w:type="dxa"/>
              <w:left w:w="100" w:type="dxa"/>
              <w:bottom w:w="100" w:type="dxa"/>
              <w:right w:w="100" w:type="dxa"/>
            </w:tcMar>
          </w:tcPr>
          <w:p w14:paraId="0000039C" w14:textId="77777777" w:rsidR="00F57640" w:rsidRPr="003603C3" w:rsidRDefault="00EC7AD0" w:rsidP="00834C77">
            <w:pPr>
              <w:spacing w:line="276" w:lineRule="auto"/>
              <w:rPr>
                <w:b w:val="0"/>
                <w:sz w:val="20"/>
                <w:szCs w:val="20"/>
              </w:rPr>
            </w:pPr>
            <w:r w:rsidRPr="003603C3">
              <w:rPr>
                <w:b w:val="0"/>
                <w:sz w:val="20"/>
                <w:szCs w:val="20"/>
              </w:rPr>
              <w:t>[otro]</w:t>
            </w:r>
          </w:p>
        </w:tc>
        <w:tc>
          <w:tcPr>
            <w:tcW w:w="2519" w:type="dxa"/>
            <w:tcMar>
              <w:top w:w="100" w:type="dxa"/>
              <w:left w:w="100" w:type="dxa"/>
              <w:bottom w:w="100" w:type="dxa"/>
              <w:right w:w="100" w:type="dxa"/>
            </w:tcMar>
          </w:tcPr>
          <w:p w14:paraId="0000039D" w14:textId="77777777" w:rsidR="00F57640" w:rsidRPr="003603C3" w:rsidRDefault="00595900" w:rsidP="00834C77">
            <w:pPr>
              <w:spacing w:line="276" w:lineRule="auto"/>
              <w:rPr>
                <w:b w:val="0"/>
                <w:sz w:val="20"/>
                <w:szCs w:val="20"/>
              </w:rPr>
            </w:pPr>
            <w:hyperlink r:id="rId32">
              <w:r w:rsidR="00EC7AD0" w:rsidRPr="003603C3">
                <w:rPr>
                  <w:b w:val="0"/>
                  <w:color w:val="1155CC"/>
                  <w:sz w:val="20"/>
                  <w:szCs w:val="20"/>
                  <w:u w:val="single"/>
                </w:rPr>
                <w:t>https://www.kodeco.com/9454-introduction-to-unity-unit-testing</w:t>
              </w:r>
            </w:hyperlink>
            <w:r w:rsidR="00EC7AD0" w:rsidRPr="003603C3">
              <w:rPr>
                <w:b w:val="0"/>
                <w:sz w:val="20"/>
                <w:szCs w:val="20"/>
              </w:rPr>
              <w:t xml:space="preserve"> </w:t>
            </w:r>
          </w:p>
          <w:p w14:paraId="0000039E" w14:textId="77777777" w:rsidR="00F57640" w:rsidRPr="003603C3" w:rsidRDefault="00F57640" w:rsidP="00834C77">
            <w:pPr>
              <w:spacing w:line="276" w:lineRule="auto"/>
              <w:rPr>
                <w:b w:val="0"/>
                <w:sz w:val="20"/>
                <w:szCs w:val="20"/>
              </w:rPr>
            </w:pPr>
          </w:p>
        </w:tc>
      </w:tr>
      <w:tr w:rsidR="008237FE" w:rsidRPr="003603C3" w14:paraId="3AB3BFAB" w14:textId="77777777" w:rsidTr="00C661B4">
        <w:trPr>
          <w:trHeight w:val="385"/>
        </w:trPr>
        <w:tc>
          <w:tcPr>
            <w:tcW w:w="2138" w:type="dxa"/>
            <w:tcMar>
              <w:top w:w="100" w:type="dxa"/>
              <w:left w:w="100" w:type="dxa"/>
              <w:bottom w:w="100" w:type="dxa"/>
              <w:right w:w="100" w:type="dxa"/>
            </w:tcMar>
          </w:tcPr>
          <w:p w14:paraId="004C170A" w14:textId="2325EE40" w:rsidR="008237FE" w:rsidRPr="003603C3" w:rsidRDefault="008237FE" w:rsidP="008237FE">
            <w:pPr>
              <w:keepNext/>
              <w:keepLines/>
              <w:pBdr>
                <w:top w:val="nil"/>
                <w:left w:val="nil"/>
                <w:bottom w:val="nil"/>
                <w:right w:val="nil"/>
                <w:between w:val="nil"/>
              </w:pBdr>
              <w:spacing w:before="400" w:after="120"/>
              <w:rPr>
                <w:b w:val="0"/>
                <w:color w:val="000000"/>
                <w:sz w:val="20"/>
                <w:szCs w:val="20"/>
              </w:rPr>
            </w:pPr>
            <w:r w:rsidRPr="003603C3">
              <w:rPr>
                <w:b w:val="0"/>
                <w:sz w:val="20"/>
                <w:szCs w:val="20"/>
              </w:rPr>
              <w:t>4. Pruebas del sistema</w:t>
            </w:r>
            <w:del w:id="317" w:author="Usuario" w:date="2022-12-28T18:21:00Z">
              <w:r w:rsidRPr="003603C3" w:rsidDel="007961FC">
                <w:rPr>
                  <w:b w:val="0"/>
                  <w:sz w:val="20"/>
                  <w:szCs w:val="20"/>
                </w:rPr>
                <w:delText>.</w:delText>
              </w:r>
            </w:del>
          </w:p>
        </w:tc>
        <w:tc>
          <w:tcPr>
            <w:tcW w:w="2517" w:type="dxa"/>
            <w:tcMar>
              <w:top w:w="100" w:type="dxa"/>
              <w:left w:w="100" w:type="dxa"/>
              <w:bottom w:w="100" w:type="dxa"/>
              <w:right w:w="100" w:type="dxa"/>
            </w:tcMar>
          </w:tcPr>
          <w:p w14:paraId="021C918F" w14:textId="28F068E5" w:rsidR="008237FE" w:rsidRPr="00551EFE" w:rsidRDefault="008237FE" w:rsidP="008237FE">
            <w:pPr>
              <w:rPr>
                <w:b w:val="0"/>
                <w:sz w:val="20"/>
                <w:szCs w:val="20"/>
                <w:lang w:val="en-US"/>
                <w:rPrChange w:id="318" w:author="Usuario" w:date="2022-12-29T15:06:00Z">
                  <w:rPr>
                    <w:b w:val="0"/>
                    <w:sz w:val="20"/>
                    <w:szCs w:val="20"/>
                  </w:rPr>
                </w:rPrChange>
              </w:rPr>
            </w:pPr>
            <w:r w:rsidRPr="00551EFE">
              <w:rPr>
                <w:b w:val="0"/>
                <w:sz w:val="20"/>
                <w:szCs w:val="20"/>
                <w:lang w:val="en-US"/>
                <w:rPrChange w:id="319" w:author="Usuario" w:date="2022-12-29T15:06:00Z">
                  <w:rPr>
                    <w:b w:val="0"/>
                    <w:sz w:val="20"/>
                    <w:szCs w:val="20"/>
                  </w:rPr>
                </w:rPrChange>
              </w:rPr>
              <w:t>Unity Learn. (s,f</w:t>
            </w:r>
            <w:ins w:id="320" w:author="Usuario" w:date="2022-12-28T18:21:00Z">
              <w:r w:rsidR="007961FC" w:rsidRPr="00551EFE">
                <w:rPr>
                  <w:b w:val="0"/>
                  <w:sz w:val="20"/>
                  <w:szCs w:val="20"/>
                  <w:lang w:val="en-US"/>
                  <w:rPrChange w:id="321" w:author="Usuario" w:date="2022-12-29T15:06:00Z">
                    <w:rPr>
                      <w:b w:val="0"/>
                      <w:sz w:val="20"/>
                      <w:szCs w:val="20"/>
                    </w:rPr>
                  </w:rPrChange>
                </w:rPr>
                <w:t>.</w:t>
              </w:r>
            </w:ins>
            <w:r w:rsidRPr="00551EFE">
              <w:rPr>
                <w:b w:val="0"/>
                <w:sz w:val="20"/>
                <w:szCs w:val="20"/>
                <w:lang w:val="en-US"/>
                <w:rPrChange w:id="322" w:author="Usuario" w:date="2022-12-29T15:06:00Z">
                  <w:rPr>
                    <w:b w:val="0"/>
                    <w:sz w:val="20"/>
                    <w:szCs w:val="20"/>
                  </w:rPr>
                </w:rPrChange>
              </w:rPr>
              <w:t xml:space="preserve">). </w:t>
            </w:r>
            <w:ins w:id="323" w:author="Usuario" w:date="2022-12-28T18:23:00Z">
              <w:r w:rsidR="00AE47B1" w:rsidRPr="00551EFE">
                <w:rPr>
                  <w:b w:val="0"/>
                  <w:i/>
                  <w:sz w:val="20"/>
                  <w:szCs w:val="20"/>
                  <w:lang w:val="en-US"/>
                  <w:rPrChange w:id="324" w:author="Usuario" w:date="2022-12-29T15:06:00Z">
                    <w:rPr>
                      <w:b w:val="0"/>
                      <w:i/>
                      <w:sz w:val="20"/>
                      <w:szCs w:val="20"/>
                    </w:rPr>
                  </w:rPrChange>
                </w:rPr>
                <w:t>Unit 10 - Testing</w:t>
              </w:r>
            </w:ins>
            <w:del w:id="325" w:author="Usuario" w:date="2022-12-28T18:23:00Z">
              <w:r w:rsidRPr="00551EFE" w:rsidDel="00AE47B1">
                <w:rPr>
                  <w:b w:val="0"/>
                  <w:i/>
                  <w:sz w:val="20"/>
                  <w:szCs w:val="20"/>
                  <w:lang w:val="en-US"/>
                  <w:rPrChange w:id="326" w:author="Usuario" w:date="2022-12-29T15:06:00Z">
                    <w:rPr>
                      <w:b w:val="0"/>
                      <w:i/>
                      <w:sz w:val="20"/>
                      <w:szCs w:val="20"/>
                    </w:rPr>
                  </w:rPrChange>
                </w:rPr>
                <w:delText>Unidad 10 – Pruebas</w:delText>
              </w:r>
            </w:del>
            <w:r w:rsidRPr="00551EFE">
              <w:rPr>
                <w:b w:val="0"/>
                <w:i/>
                <w:sz w:val="20"/>
                <w:szCs w:val="20"/>
                <w:lang w:val="en-US"/>
                <w:rPrChange w:id="327" w:author="Usuario" w:date="2022-12-29T15:06:00Z">
                  <w:rPr>
                    <w:b w:val="0"/>
                    <w:i/>
                    <w:sz w:val="20"/>
                    <w:szCs w:val="20"/>
                  </w:rPr>
                </w:rPrChange>
              </w:rPr>
              <w:t>.</w:t>
            </w:r>
            <w:r w:rsidRPr="00551EFE">
              <w:rPr>
                <w:lang w:val="en-US"/>
                <w:rPrChange w:id="328" w:author="Usuario" w:date="2022-12-29T15:06:00Z">
                  <w:rPr/>
                </w:rPrChange>
              </w:rPr>
              <w:t xml:space="preserve"> </w:t>
            </w:r>
          </w:p>
        </w:tc>
        <w:tc>
          <w:tcPr>
            <w:tcW w:w="2519" w:type="dxa"/>
            <w:tcMar>
              <w:top w:w="100" w:type="dxa"/>
              <w:left w:w="100" w:type="dxa"/>
              <w:bottom w:w="100" w:type="dxa"/>
              <w:right w:w="100" w:type="dxa"/>
            </w:tcMar>
          </w:tcPr>
          <w:p w14:paraId="1D08D3E6" w14:textId="1C9EA1F6" w:rsidR="008237FE" w:rsidRPr="003603C3" w:rsidRDefault="008237FE" w:rsidP="008237FE">
            <w:pPr>
              <w:rPr>
                <w:b w:val="0"/>
                <w:sz w:val="20"/>
                <w:szCs w:val="20"/>
              </w:rPr>
            </w:pPr>
            <w:r w:rsidRPr="003603C3">
              <w:rPr>
                <w:b w:val="0"/>
                <w:sz w:val="20"/>
                <w:szCs w:val="20"/>
              </w:rPr>
              <w:t>[otro]</w:t>
            </w:r>
          </w:p>
        </w:tc>
        <w:tc>
          <w:tcPr>
            <w:tcW w:w="2519" w:type="dxa"/>
            <w:tcMar>
              <w:top w:w="100" w:type="dxa"/>
              <w:left w:w="100" w:type="dxa"/>
              <w:bottom w:w="100" w:type="dxa"/>
              <w:right w:w="100" w:type="dxa"/>
            </w:tcMar>
          </w:tcPr>
          <w:p w14:paraId="0CB82C91" w14:textId="77777777" w:rsidR="008237FE" w:rsidRPr="003603C3" w:rsidRDefault="00595900" w:rsidP="008237FE">
            <w:pPr>
              <w:spacing w:line="276" w:lineRule="auto"/>
              <w:rPr>
                <w:b w:val="0"/>
                <w:sz w:val="20"/>
                <w:szCs w:val="20"/>
              </w:rPr>
            </w:pPr>
            <w:hyperlink r:id="rId33">
              <w:r w:rsidR="008237FE" w:rsidRPr="003603C3">
                <w:rPr>
                  <w:b w:val="0"/>
                  <w:color w:val="1155CC"/>
                  <w:sz w:val="20"/>
                  <w:szCs w:val="20"/>
                  <w:u w:val="single"/>
                </w:rPr>
                <w:t>https://learn.unity.com/tutorial/unit-10-testing</w:t>
              </w:r>
            </w:hyperlink>
            <w:r w:rsidR="008237FE" w:rsidRPr="003603C3">
              <w:rPr>
                <w:b w:val="0"/>
                <w:sz w:val="20"/>
                <w:szCs w:val="20"/>
              </w:rPr>
              <w:t xml:space="preserve"> </w:t>
            </w:r>
          </w:p>
          <w:p w14:paraId="76B5E233" w14:textId="77777777" w:rsidR="008237FE" w:rsidRPr="003603C3" w:rsidRDefault="008237FE" w:rsidP="008237FE"/>
        </w:tc>
      </w:tr>
    </w:tbl>
    <w:p w14:paraId="0000039F" w14:textId="77777777" w:rsidR="00F57640" w:rsidRPr="003603C3" w:rsidRDefault="00F57640" w:rsidP="00834C77">
      <w:pPr>
        <w:rPr>
          <w:sz w:val="20"/>
          <w:szCs w:val="20"/>
        </w:rPr>
      </w:pPr>
    </w:p>
    <w:p w14:paraId="2E98B0C6" w14:textId="77777777" w:rsidR="00241769" w:rsidRPr="003603C3" w:rsidRDefault="00241769" w:rsidP="00834C77">
      <w:pPr>
        <w:jc w:val="both"/>
        <w:rPr>
          <w:sz w:val="20"/>
          <w:szCs w:val="20"/>
        </w:rPr>
      </w:pPr>
    </w:p>
    <w:p w14:paraId="000003A1" w14:textId="5C715357" w:rsidR="00F57640" w:rsidRPr="003603C3" w:rsidRDefault="00EC7AD0" w:rsidP="00834C77">
      <w:pPr>
        <w:pStyle w:val="Prrafodelista"/>
        <w:numPr>
          <w:ilvl w:val="0"/>
          <w:numId w:val="12"/>
        </w:numPr>
        <w:jc w:val="both"/>
        <w:rPr>
          <w:b/>
          <w:sz w:val="20"/>
          <w:szCs w:val="20"/>
        </w:rPr>
      </w:pPr>
      <w:r w:rsidRPr="003603C3">
        <w:rPr>
          <w:b/>
          <w:sz w:val="20"/>
          <w:szCs w:val="20"/>
        </w:rPr>
        <w:t xml:space="preserve">GLOSARIO </w:t>
      </w:r>
    </w:p>
    <w:p w14:paraId="000003A3" w14:textId="77777777" w:rsidR="00F57640" w:rsidRPr="003603C3" w:rsidRDefault="00F57640" w:rsidP="00834C77">
      <w:pPr>
        <w:ind w:left="426"/>
        <w:jc w:val="both"/>
        <w:rPr>
          <w:sz w:val="20"/>
          <w:szCs w:val="20"/>
        </w:rPr>
      </w:pPr>
    </w:p>
    <w:tbl>
      <w:tblPr>
        <w:tblStyle w:val="affff6"/>
        <w:tblW w:w="94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4"/>
        <w:gridCol w:w="7457"/>
      </w:tblGrid>
      <w:tr w:rsidR="00F57640" w:rsidRPr="003603C3" w14:paraId="74E3D811" w14:textId="77777777" w:rsidTr="00013DD0">
        <w:trPr>
          <w:trHeight w:val="214"/>
        </w:trPr>
        <w:tc>
          <w:tcPr>
            <w:tcW w:w="1984" w:type="dxa"/>
            <w:shd w:val="clear" w:color="auto" w:fill="F9CB9C"/>
            <w:tcMar>
              <w:top w:w="100" w:type="dxa"/>
              <w:left w:w="100" w:type="dxa"/>
              <w:bottom w:w="100" w:type="dxa"/>
              <w:right w:w="100" w:type="dxa"/>
            </w:tcMar>
          </w:tcPr>
          <w:p w14:paraId="000003A4" w14:textId="7E5F3FD2" w:rsidR="00F57640" w:rsidRPr="003603C3" w:rsidRDefault="00595900" w:rsidP="00834C77">
            <w:pPr>
              <w:spacing w:line="276" w:lineRule="auto"/>
              <w:jc w:val="center"/>
              <w:rPr>
                <w:sz w:val="20"/>
                <w:szCs w:val="20"/>
              </w:rPr>
            </w:pPr>
            <w:sdt>
              <w:sdtPr>
                <w:rPr>
                  <w:sz w:val="20"/>
                  <w:szCs w:val="20"/>
                </w:rPr>
                <w:tag w:val="goog_rdk_12"/>
                <w:id w:val="-938206344"/>
              </w:sdtPr>
              <w:sdtEndPr/>
              <w:sdtContent/>
            </w:sdt>
            <w:r w:rsidR="00EC7AD0" w:rsidRPr="003603C3">
              <w:rPr>
                <w:sz w:val="20"/>
                <w:szCs w:val="20"/>
              </w:rPr>
              <w:t>T</w:t>
            </w:r>
            <w:r w:rsidR="00241769" w:rsidRPr="003603C3">
              <w:rPr>
                <w:sz w:val="20"/>
                <w:szCs w:val="20"/>
              </w:rPr>
              <w:t>É</w:t>
            </w:r>
            <w:r w:rsidR="00EC7AD0" w:rsidRPr="003603C3">
              <w:rPr>
                <w:sz w:val="20"/>
                <w:szCs w:val="20"/>
              </w:rPr>
              <w:t>RMINO</w:t>
            </w:r>
          </w:p>
        </w:tc>
        <w:tc>
          <w:tcPr>
            <w:tcW w:w="7457" w:type="dxa"/>
            <w:shd w:val="clear" w:color="auto" w:fill="F9CB9C"/>
            <w:tcMar>
              <w:top w:w="100" w:type="dxa"/>
              <w:left w:w="100" w:type="dxa"/>
              <w:bottom w:w="100" w:type="dxa"/>
              <w:right w:w="100" w:type="dxa"/>
            </w:tcMar>
          </w:tcPr>
          <w:p w14:paraId="000003A5" w14:textId="77777777" w:rsidR="00F57640" w:rsidRPr="003603C3" w:rsidRDefault="00EC7AD0" w:rsidP="00834C77">
            <w:pPr>
              <w:spacing w:line="276" w:lineRule="auto"/>
              <w:jc w:val="center"/>
              <w:rPr>
                <w:sz w:val="20"/>
                <w:szCs w:val="20"/>
              </w:rPr>
            </w:pPr>
            <w:r w:rsidRPr="003603C3">
              <w:rPr>
                <w:sz w:val="20"/>
                <w:szCs w:val="20"/>
              </w:rPr>
              <w:t>SIGNIFICADO</w:t>
            </w:r>
          </w:p>
        </w:tc>
      </w:tr>
      <w:tr w:rsidR="00F57640" w:rsidRPr="003603C3" w14:paraId="63E50C3E" w14:textId="77777777" w:rsidTr="00013DD0">
        <w:trPr>
          <w:trHeight w:val="253"/>
        </w:trPr>
        <w:tc>
          <w:tcPr>
            <w:tcW w:w="1984" w:type="dxa"/>
            <w:tcMar>
              <w:top w:w="100" w:type="dxa"/>
              <w:left w:w="100" w:type="dxa"/>
              <w:bottom w:w="100" w:type="dxa"/>
              <w:right w:w="100" w:type="dxa"/>
            </w:tcMar>
          </w:tcPr>
          <w:p w14:paraId="000003A6" w14:textId="29F4D4E9" w:rsidR="00F57640" w:rsidRPr="003603C3" w:rsidRDefault="00EC7AD0" w:rsidP="00834C77">
            <w:pPr>
              <w:spacing w:line="276" w:lineRule="auto"/>
              <w:rPr>
                <w:sz w:val="20"/>
                <w:szCs w:val="20"/>
              </w:rPr>
            </w:pPr>
            <w:r w:rsidRPr="003603C3">
              <w:rPr>
                <w:sz w:val="20"/>
                <w:szCs w:val="20"/>
              </w:rPr>
              <w:t>Ad Hoc</w:t>
            </w:r>
            <w:ins w:id="329" w:author="Usuario" w:date="2022-12-28T18:23:00Z">
              <w:r w:rsidR="00AE47B1">
                <w:rPr>
                  <w:sz w:val="20"/>
                  <w:szCs w:val="20"/>
                </w:rPr>
                <w:t>:</w:t>
              </w:r>
            </w:ins>
          </w:p>
        </w:tc>
        <w:tc>
          <w:tcPr>
            <w:tcW w:w="7457" w:type="dxa"/>
            <w:tcMar>
              <w:top w:w="100" w:type="dxa"/>
              <w:left w:w="100" w:type="dxa"/>
              <w:bottom w:w="100" w:type="dxa"/>
              <w:right w:w="100" w:type="dxa"/>
            </w:tcMar>
          </w:tcPr>
          <w:p w14:paraId="000003A7" w14:textId="035459B8" w:rsidR="00F57640" w:rsidRPr="003603C3" w:rsidRDefault="00AE47B1">
            <w:pPr>
              <w:spacing w:line="276" w:lineRule="auto"/>
              <w:jc w:val="both"/>
              <w:rPr>
                <w:b w:val="0"/>
                <w:sz w:val="20"/>
                <w:szCs w:val="20"/>
              </w:rPr>
              <w:pPrChange w:id="330" w:author="Usuario" w:date="2022-12-28T18:24:00Z">
                <w:pPr>
                  <w:spacing w:line="276" w:lineRule="auto"/>
                </w:pPr>
              </w:pPrChange>
            </w:pPr>
            <w:ins w:id="331" w:author="Usuario" w:date="2022-12-28T18:23:00Z">
              <w:r>
                <w:rPr>
                  <w:b w:val="0"/>
                  <w:sz w:val="20"/>
                  <w:szCs w:val="20"/>
                </w:rPr>
                <w:t>q</w:t>
              </w:r>
            </w:ins>
            <w:del w:id="332" w:author="Usuario" w:date="2022-12-28T18:23:00Z">
              <w:r w:rsidR="00EC7AD0" w:rsidRPr="003603C3" w:rsidDel="00AE47B1">
                <w:rPr>
                  <w:b w:val="0"/>
                  <w:sz w:val="20"/>
                  <w:szCs w:val="20"/>
                </w:rPr>
                <w:delText>Q</w:delText>
              </w:r>
            </w:del>
            <w:r w:rsidR="00EC7AD0" w:rsidRPr="003603C3">
              <w:rPr>
                <w:b w:val="0"/>
                <w:sz w:val="20"/>
                <w:szCs w:val="20"/>
              </w:rPr>
              <w:t>ue es apropiado, adecuado o especialmente dispuesto para un determinado fin.</w:t>
            </w:r>
          </w:p>
        </w:tc>
      </w:tr>
      <w:tr w:rsidR="00F57640" w:rsidRPr="003603C3" w14:paraId="6513A154" w14:textId="77777777" w:rsidTr="00013DD0">
        <w:trPr>
          <w:trHeight w:val="253"/>
        </w:trPr>
        <w:tc>
          <w:tcPr>
            <w:tcW w:w="1984" w:type="dxa"/>
            <w:tcMar>
              <w:top w:w="100" w:type="dxa"/>
              <w:left w:w="100" w:type="dxa"/>
              <w:bottom w:w="100" w:type="dxa"/>
              <w:right w:w="100" w:type="dxa"/>
            </w:tcMar>
          </w:tcPr>
          <w:p w14:paraId="000003A8" w14:textId="3098BF91" w:rsidR="00F57640" w:rsidRPr="003603C3" w:rsidRDefault="00EC7AD0" w:rsidP="00834C77">
            <w:pPr>
              <w:spacing w:line="276" w:lineRule="auto"/>
              <w:rPr>
                <w:sz w:val="20"/>
                <w:szCs w:val="20"/>
              </w:rPr>
            </w:pPr>
            <w:r w:rsidRPr="003603C3">
              <w:rPr>
                <w:sz w:val="20"/>
                <w:szCs w:val="20"/>
              </w:rPr>
              <w:t>CPU</w:t>
            </w:r>
            <w:ins w:id="333" w:author="Usuario" w:date="2022-12-28T18:23:00Z">
              <w:r w:rsidR="00AE47B1">
                <w:rPr>
                  <w:sz w:val="20"/>
                  <w:szCs w:val="20"/>
                </w:rPr>
                <w:t>:</w:t>
              </w:r>
            </w:ins>
          </w:p>
        </w:tc>
        <w:tc>
          <w:tcPr>
            <w:tcW w:w="7457" w:type="dxa"/>
            <w:tcMar>
              <w:top w:w="100" w:type="dxa"/>
              <w:left w:w="100" w:type="dxa"/>
              <w:bottom w:w="100" w:type="dxa"/>
              <w:right w:w="100" w:type="dxa"/>
            </w:tcMar>
          </w:tcPr>
          <w:p w14:paraId="000003A9" w14:textId="5602AA61" w:rsidR="00F57640" w:rsidRPr="003603C3" w:rsidRDefault="00AE47B1">
            <w:pPr>
              <w:spacing w:line="276" w:lineRule="auto"/>
              <w:jc w:val="both"/>
              <w:rPr>
                <w:b w:val="0"/>
                <w:sz w:val="20"/>
                <w:szCs w:val="20"/>
              </w:rPr>
              <w:pPrChange w:id="334" w:author="Usuario" w:date="2022-12-28T18:24:00Z">
                <w:pPr>
                  <w:spacing w:line="276" w:lineRule="auto"/>
                </w:pPr>
              </w:pPrChange>
            </w:pPr>
            <w:ins w:id="335" w:author="Usuario" w:date="2022-12-28T18:23:00Z">
              <w:r>
                <w:rPr>
                  <w:b w:val="0"/>
                  <w:sz w:val="20"/>
                  <w:szCs w:val="20"/>
                </w:rPr>
                <w:t>u</w:t>
              </w:r>
            </w:ins>
            <w:del w:id="336" w:author="Usuario" w:date="2022-12-28T18:23:00Z">
              <w:r w:rsidR="00EC7AD0" w:rsidRPr="003603C3" w:rsidDel="00AE47B1">
                <w:rPr>
                  <w:b w:val="0"/>
                  <w:sz w:val="20"/>
                  <w:szCs w:val="20"/>
                </w:rPr>
                <w:delText>U</w:delText>
              </w:r>
            </w:del>
            <w:r w:rsidR="00EC7AD0" w:rsidRPr="003603C3">
              <w:rPr>
                <w:b w:val="0"/>
                <w:sz w:val="20"/>
                <w:szCs w:val="20"/>
              </w:rPr>
              <w:t>na unidad central de procesamiento</w:t>
            </w:r>
            <w:del w:id="337" w:author="Usuario" w:date="2022-12-28T18:24:00Z">
              <w:r w:rsidR="00EC7AD0" w:rsidRPr="003603C3" w:rsidDel="00AE47B1">
                <w:rPr>
                  <w:b w:val="0"/>
                  <w:sz w:val="20"/>
                  <w:szCs w:val="20"/>
                </w:rPr>
                <w:delText>,</w:delText>
              </w:r>
            </w:del>
            <w:r w:rsidR="00EC7AD0" w:rsidRPr="003603C3">
              <w:rPr>
                <w:b w:val="0"/>
                <w:sz w:val="20"/>
                <w:szCs w:val="20"/>
              </w:rPr>
              <w:t xml:space="preserve"> o CPU, es una pieza de hardware que permite que tu computadora interactúe con todas las aplicaciones y programas instalados.</w:t>
            </w:r>
          </w:p>
        </w:tc>
      </w:tr>
      <w:tr w:rsidR="00241769" w:rsidRPr="003603C3" w14:paraId="0EE2DA0F" w14:textId="77777777" w:rsidTr="00013DD0">
        <w:trPr>
          <w:trHeight w:val="253"/>
        </w:trPr>
        <w:tc>
          <w:tcPr>
            <w:tcW w:w="1984" w:type="dxa"/>
            <w:tcMar>
              <w:top w:w="100" w:type="dxa"/>
              <w:left w:w="100" w:type="dxa"/>
              <w:bottom w:w="100" w:type="dxa"/>
              <w:right w:w="100" w:type="dxa"/>
            </w:tcMar>
          </w:tcPr>
          <w:p w14:paraId="3FBF7D71" w14:textId="6EF9FE1B" w:rsidR="00241769" w:rsidRPr="003603C3" w:rsidRDefault="00241769" w:rsidP="00834C77">
            <w:pPr>
              <w:spacing w:line="276" w:lineRule="auto"/>
              <w:rPr>
                <w:sz w:val="20"/>
                <w:szCs w:val="20"/>
              </w:rPr>
            </w:pPr>
            <w:r w:rsidRPr="00AE47B1">
              <w:rPr>
                <w:i/>
                <w:sz w:val="20"/>
                <w:szCs w:val="20"/>
                <w:rPrChange w:id="338" w:author="Usuario" w:date="2022-12-28T18:23:00Z">
                  <w:rPr>
                    <w:sz w:val="20"/>
                    <w:szCs w:val="20"/>
                  </w:rPr>
                </w:rPrChange>
              </w:rPr>
              <w:t>Framework</w:t>
            </w:r>
            <w:ins w:id="339" w:author="Usuario" w:date="2022-12-28T18:23:00Z">
              <w:r w:rsidR="00AE47B1">
                <w:rPr>
                  <w:sz w:val="20"/>
                  <w:szCs w:val="20"/>
                </w:rPr>
                <w:t>:</w:t>
              </w:r>
            </w:ins>
          </w:p>
        </w:tc>
        <w:tc>
          <w:tcPr>
            <w:tcW w:w="7457" w:type="dxa"/>
            <w:tcMar>
              <w:top w:w="100" w:type="dxa"/>
              <w:left w:w="100" w:type="dxa"/>
              <w:bottom w:w="100" w:type="dxa"/>
              <w:right w:w="100" w:type="dxa"/>
            </w:tcMar>
          </w:tcPr>
          <w:p w14:paraId="303C284D" w14:textId="0485C542" w:rsidR="00241769" w:rsidRPr="003603C3" w:rsidRDefault="00241769">
            <w:pPr>
              <w:spacing w:line="276" w:lineRule="auto"/>
              <w:jc w:val="both"/>
              <w:rPr>
                <w:b w:val="0"/>
                <w:sz w:val="20"/>
                <w:szCs w:val="20"/>
              </w:rPr>
              <w:pPrChange w:id="340" w:author="Usuario" w:date="2022-12-28T18:24:00Z">
                <w:pPr>
                  <w:spacing w:line="276" w:lineRule="auto"/>
                </w:pPr>
              </w:pPrChange>
            </w:pPr>
            <w:del w:id="341" w:author="Usuario" w:date="2022-12-28T18:24:00Z">
              <w:r w:rsidRPr="003603C3" w:rsidDel="00AE47B1">
                <w:rPr>
                  <w:b w:val="0"/>
                  <w:sz w:val="20"/>
                  <w:szCs w:val="20"/>
                </w:rPr>
                <w:delText xml:space="preserve">Un </w:delText>
              </w:r>
              <w:r w:rsidRPr="003603C3" w:rsidDel="00AE47B1">
                <w:rPr>
                  <w:b w:val="0"/>
                  <w:i/>
                  <w:sz w:val="20"/>
                  <w:szCs w:val="20"/>
                </w:rPr>
                <w:delText>framework</w:delText>
              </w:r>
              <w:r w:rsidRPr="003603C3" w:rsidDel="00AE47B1">
                <w:rPr>
                  <w:b w:val="0"/>
                  <w:sz w:val="20"/>
                  <w:szCs w:val="20"/>
                </w:rPr>
                <w:delText xml:space="preserve"> </w:delText>
              </w:r>
            </w:del>
            <w:r w:rsidRPr="003603C3">
              <w:rPr>
                <w:b w:val="0"/>
                <w:sz w:val="20"/>
                <w:szCs w:val="20"/>
              </w:rPr>
              <w:t xml:space="preserve">es un esquema o marco de trabajo que ofrece una estructura base para elaborar un proyecto con objetivos específicos, una especie de plantilla que sirve como punto de partida para la organización y desarrollo de </w:t>
            </w:r>
            <w:r w:rsidRPr="003603C3">
              <w:rPr>
                <w:b w:val="0"/>
                <w:i/>
                <w:sz w:val="20"/>
                <w:szCs w:val="20"/>
              </w:rPr>
              <w:t>software</w:t>
            </w:r>
            <w:r w:rsidRPr="003603C3">
              <w:rPr>
                <w:b w:val="0"/>
                <w:sz w:val="20"/>
                <w:szCs w:val="20"/>
              </w:rPr>
              <w:t>.</w:t>
            </w:r>
          </w:p>
        </w:tc>
      </w:tr>
      <w:tr w:rsidR="00241769" w:rsidRPr="003603C3" w14:paraId="03EE0A3C" w14:textId="77777777" w:rsidTr="00013DD0">
        <w:trPr>
          <w:trHeight w:val="253"/>
        </w:trPr>
        <w:tc>
          <w:tcPr>
            <w:tcW w:w="1984" w:type="dxa"/>
            <w:tcMar>
              <w:top w:w="100" w:type="dxa"/>
              <w:left w:w="100" w:type="dxa"/>
              <w:bottom w:w="100" w:type="dxa"/>
              <w:right w:w="100" w:type="dxa"/>
            </w:tcMar>
          </w:tcPr>
          <w:p w14:paraId="486830CC" w14:textId="07964940" w:rsidR="00241769" w:rsidRPr="003603C3" w:rsidRDefault="00241769" w:rsidP="00834C77">
            <w:pPr>
              <w:spacing w:line="276" w:lineRule="auto"/>
              <w:rPr>
                <w:sz w:val="20"/>
                <w:szCs w:val="20"/>
              </w:rPr>
            </w:pPr>
            <w:r w:rsidRPr="003603C3">
              <w:rPr>
                <w:sz w:val="20"/>
                <w:szCs w:val="20"/>
              </w:rPr>
              <w:t>QA</w:t>
            </w:r>
            <w:ins w:id="342" w:author="Usuario" w:date="2022-12-28T18:23:00Z">
              <w:r w:rsidR="00AE47B1">
                <w:rPr>
                  <w:sz w:val="20"/>
                  <w:szCs w:val="20"/>
                </w:rPr>
                <w:t>:</w:t>
              </w:r>
            </w:ins>
          </w:p>
        </w:tc>
        <w:tc>
          <w:tcPr>
            <w:tcW w:w="7457" w:type="dxa"/>
            <w:tcMar>
              <w:top w:w="100" w:type="dxa"/>
              <w:left w:w="100" w:type="dxa"/>
              <w:bottom w:w="100" w:type="dxa"/>
              <w:right w:w="100" w:type="dxa"/>
            </w:tcMar>
          </w:tcPr>
          <w:p w14:paraId="6024EEE7" w14:textId="1AED303F" w:rsidR="00241769" w:rsidRPr="003603C3" w:rsidRDefault="00AE47B1">
            <w:pPr>
              <w:spacing w:line="276" w:lineRule="auto"/>
              <w:jc w:val="both"/>
              <w:rPr>
                <w:b w:val="0"/>
                <w:sz w:val="20"/>
                <w:szCs w:val="20"/>
              </w:rPr>
              <w:pPrChange w:id="343" w:author="Usuario" w:date="2022-12-28T18:24:00Z">
                <w:pPr>
                  <w:spacing w:line="276" w:lineRule="auto"/>
                </w:pPr>
              </w:pPrChange>
            </w:pPr>
            <w:ins w:id="344" w:author="Usuario" w:date="2022-12-28T18:24:00Z">
              <w:r>
                <w:rPr>
                  <w:b w:val="0"/>
                  <w:sz w:val="20"/>
                  <w:szCs w:val="20"/>
                </w:rPr>
                <w:t>u</w:t>
              </w:r>
            </w:ins>
            <w:del w:id="345" w:author="Usuario" w:date="2022-12-28T18:24:00Z">
              <w:r w:rsidR="00241769" w:rsidRPr="003603C3" w:rsidDel="00AE47B1">
                <w:rPr>
                  <w:b w:val="0"/>
                  <w:sz w:val="20"/>
                  <w:szCs w:val="20"/>
                </w:rPr>
                <w:delText>U</w:delText>
              </w:r>
            </w:del>
            <w:r w:rsidR="00241769" w:rsidRPr="003603C3">
              <w:rPr>
                <w:b w:val="0"/>
                <w:sz w:val="20"/>
                <w:szCs w:val="20"/>
              </w:rPr>
              <w:t>n QA (</w:t>
            </w:r>
            <w:r w:rsidR="00241769" w:rsidRPr="003603C3">
              <w:rPr>
                <w:b w:val="0"/>
                <w:i/>
                <w:sz w:val="20"/>
                <w:szCs w:val="20"/>
              </w:rPr>
              <w:t>Quality Assurance</w:t>
            </w:r>
            <w:r w:rsidR="00241769" w:rsidRPr="003603C3">
              <w:rPr>
                <w:b w:val="0"/>
                <w:sz w:val="20"/>
                <w:szCs w:val="20"/>
              </w:rPr>
              <w:t xml:space="preserve">) o analista QA es el profesional responsable de asegurar la calidad del </w:t>
            </w:r>
            <w:r w:rsidR="00241769" w:rsidRPr="003603C3">
              <w:rPr>
                <w:b w:val="0"/>
                <w:i/>
                <w:sz w:val="20"/>
                <w:szCs w:val="20"/>
              </w:rPr>
              <w:t>software</w:t>
            </w:r>
            <w:r w:rsidR="00241769" w:rsidRPr="003603C3">
              <w:rPr>
                <w:b w:val="0"/>
                <w:sz w:val="20"/>
                <w:szCs w:val="20"/>
              </w:rPr>
              <w:t xml:space="preserve"> y de prevenir fallos en él.</w:t>
            </w:r>
          </w:p>
        </w:tc>
      </w:tr>
      <w:tr w:rsidR="00241769" w:rsidRPr="003603C3" w14:paraId="0192A077" w14:textId="77777777" w:rsidTr="00013DD0">
        <w:trPr>
          <w:trHeight w:val="253"/>
        </w:trPr>
        <w:tc>
          <w:tcPr>
            <w:tcW w:w="1984" w:type="dxa"/>
            <w:tcMar>
              <w:top w:w="100" w:type="dxa"/>
              <w:left w:w="100" w:type="dxa"/>
              <w:bottom w:w="100" w:type="dxa"/>
              <w:right w:w="100" w:type="dxa"/>
            </w:tcMar>
          </w:tcPr>
          <w:p w14:paraId="045A614B" w14:textId="2B84BE0B" w:rsidR="00241769" w:rsidRPr="003603C3" w:rsidRDefault="00241769" w:rsidP="00834C77">
            <w:pPr>
              <w:spacing w:line="276" w:lineRule="auto"/>
              <w:rPr>
                <w:sz w:val="20"/>
                <w:szCs w:val="20"/>
              </w:rPr>
            </w:pPr>
            <w:r w:rsidRPr="00AE47B1">
              <w:rPr>
                <w:i/>
                <w:sz w:val="20"/>
                <w:szCs w:val="20"/>
                <w:rPrChange w:id="346" w:author="Usuario" w:date="2022-12-28T18:23:00Z">
                  <w:rPr>
                    <w:sz w:val="20"/>
                    <w:szCs w:val="20"/>
                  </w:rPr>
                </w:rPrChange>
              </w:rPr>
              <w:t>SetUp</w:t>
            </w:r>
            <w:ins w:id="347" w:author="Usuario" w:date="2022-12-28T18:23:00Z">
              <w:r w:rsidR="00AE47B1">
                <w:rPr>
                  <w:sz w:val="20"/>
                  <w:szCs w:val="20"/>
                </w:rPr>
                <w:t>:</w:t>
              </w:r>
            </w:ins>
          </w:p>
        </w:tc>
        <w:tc>
          <w:tcPr>
            <w:tcW w:w="7457" w:type="dxa"/>
            <w:tcMar>
              <w:top w:w="100" w:type="dxa"/>
              <w:left w:w="100" w:type="dxa"/>
              <w:bottom w:w="100" w:type="dxa"/>
              <w:right w:w="100" w:type="dxa"/>
            </w:tcMar>
          </w:tcPr>
          <w:p w14:paraId="1A531D2A" w14:textId="43063AF4" w:rsidR="00241769" w:rsidRPr="003603C3" w:rsidRDefault="00241769">
            <w:pPr>
              <w:spacing w:line="276" w:lineRule="auto"/>
              <w:jc w:val="both"/>
              <w:rPr>
                <w:b w:val="0"/>
                <w:sz w:val="20"/>
                <w:szCs w:val="20"/>
              </w:rPr>
              <w:pPrChange w:id="348" w:author="Usuario" w:date="2022-12-28T18:24:00Z">
                <w:pPr>
                  <w:spacing w:line="276" w:lineRule="auto"/>
                </w:pPr>
              </w:pPrChange>
            </w:pPr>
            <w:del w:id="349" w:author="Usuario" w:date="2022-12-28T18:24:00Z">
              <w:r w:rsidRPr="003603C3" w:rsidDel="00AE47B1">
                <w:rPr>
                  <w:b w:val="0"/>
                  <w:sz w:val="20"/>
                  <w:szCs w:val="20"/>
                </w:rPr>
                <w:delText xml:space="preserve">El </w:delText>
              </w:r>
              <w:r w:rsidRPr="003603C3" w:rsidDel="00AE47B1">
                <w:rPr>
                  <w:b w:val="0"/>
                  <w:i/>
                  <w:sz w:val="20"/>
                  <w:szCs w:val="20"/>
                </w:rPr>
                <w:delText>setup</w:delText>
              </w:r>
              <w:r w:rsidRPr="003603C3" w:rsidDel="00AE47B1">
                <w:rPr>
                  <w:b w:val="0"/>
                  <w:sz w:val="20"/>
                  <w:szCs w:val="20"/>
                </w:rPr>
                <w:delText xml:space="preserve"> </w:delText>
              </w:r>
            </w:del>
            <w:r w:rsidRPr="003603C3">
              <w:rPr>
                <w:b w:val="0"/>
                <w:sz w:val="20"/>
                <w:szCs w:val="20"/>
              </w:rPr>
              <w:t>es una herramienta de los sistemas operativos y los programas informáticos que permite configurar diversas opciones de acuerdo a las necesidades del usuario.</w:t>
            </w:r>
          </w:p>
        </w:tc>
      </w:tr>
      <w:tr w:rsidR="00241769" w:rsidRPr="003603C3" w14:paraId="66AB0097" w14:textId="77777777" w:rsidTr="00013DD0">
        <w:trPr>
          <w:trHeight w:val="253"/>
        </w:trPr>
        <w:tc>
          <w:tcPr>
            <w:tcW w:w="1984" w:type="dxa"/>
            <w:tcMar>
              <w:top w:w="100" w:type="dxa"/>
              <w:left w:w="100" w:type="dxa"/>
              <w:bottom w:w="100" w:type="dxa"/>
              <w:right w:w="100" w:type="dxa"/>
            </w:tcMar>
          </w:tcPr>
          <w:p w14:paraId="7F01E6C0" w14:textId="1E7B82C4" w:rsidR="00241769" w:rsidRPr="003603C3" w:rsidRDefault="00241769" w:rsidP="00834C77">
            <w:pPr>
              <w:spacing w:line="276" w:lineRule="auto"/>
              <w:rPr>
                <w:sz w:val="20"/>
                <w:szCs w:val="20"/>
              </w:rPr>
            </w:pPr>
            <w:r w:rsidRPr="003603C3">
              <w:rPr>
                <w:sz w:val="20"/>
                <w:szCs w:val="20"/>
              </w:rPr>
              <w:t xml:space="preserve">Teastear / </w:t>
            </w:r>
            <w:r w:rsidRPr="00AE47B1">
              <w:rPr>
                <w:i/>
                <w:sz w:val="20"/>
                <w:szCs w:val="20"/>
                <w:rPrChange w:id="350" w:author="Usuario" w:date="2022-12-28T18:23:00Z">
                  <w:rPr>
                    <w:sz w:val="20"/>
                    <w:szCs w:val="20"/>
                  </w:rPr>
                </w:rPrChange>
              </w:rPr>
              <w:t>testing</w:t>
            </w:r>
            <w:ins w:id="351" w:author="Usuario" w:date="2022-12-28T18:23:00Z">
              <w:r w:rsidR="00AE47B1">
                <w:rPr>
                  <w:i/>
                  <w:sz w:val="20"/>
                  <w:szCs w:val="20"/>
                </w:rPr>
                <w:t>:</w:t>
              </w:r>
            </w:ins>
          </w:p>
        </w:tc>
        <w:tc>
          <w:tcPr>
            <w:tcW w:w="7457" w:type="dxa"/>
            <w:tcMar>
              <w:top w:w="100" w:type="dxa"/>
              <w:left w:w="100" w:type="dxa"/>
              <w:bottom w:w="100" w:type="dxa"/>
              <w:right w:w="100" w:type="dxa"/>
            </w:tcMar>
          </w:tcPr>
          <w:p w14:paraId="06FE590D" w14:textId="61107FC6" w:rsidR="00241769" w:rsidRPr="003603C3" w:rsidRDefault="00AE47B1">
            <w:pPr>
              <w:spacing w:line="276" w:lineRule="auto"/>
              <w:jc w:val="both"/>
              <w:rPr>
                <w:b w:val="0"/>
                <w:sz w:val="20"/>
                <w:szCs w:val="20"/>
              </w:rPr>
              <w:pPrChange w:id="352" w:author="Usuario" w:date="2022-12-28T18:24:00Z">
                <w:pPr>
                  <w:spacing w:line="276" w:lineRule="auto"/>
                </w:pPr>
              </w:pPrChange>
            </w:pPr>
            <w:ins w:id="353" w:author="Usuario" w:date="2022-12-28T18:24:00Z">
              <w:r>
                <w:rPr>
                  <w:b w:val="0"/>
                  <w:sz w:val="20"/>
                  <w:szCs w:val="20"/>
                </w:rPr>
                <w:t>t</w:t>
              </w:r>
            </w:ins>
            <w:del w:id="354" w:author="Usuario" w:date="2022-12-28T18:24:00Z">
              <w:r w:rsidR="00241769" w:rsidRPr="003603C3" w:rsidDel="00AE47B1">
                <w:rPr>
                  <w:b w:val="0"/>
                  <w:sz w:val="20"/>
                  <w:szCs w:val="20"/>
                </w:rPr>
                <w:delText>T</w:delText>
              </w:r>
            </w:del>
            <w:r w:rsidR="00241769" w:rsidRPr="003603C3">
              <w:rPr>
                <w:b w:val="0"/>
                <w:sz w:val="20"/>
                <w:szCs w:val="20"/>
              </w:rPr>
              <w:t xml:space="preserve">estear es obtener la información necesaria para mejorar el sistema que se está probando, pero también para mejorar los propios procesos de desarrollo y de pruebas. Hay diferentes objetivos en el </w:t>
            </w:r>
            <w:r w:rsidR="00241769" w:rsidRPr="003603C3">
              <w:rPr>
                <w:b w:val="0"/>
                <w:i/>
                <w:sz w:val="20"/>
                <w:szCs w:val="20"/>
              </w:rPr>
              <w:t>testing</w:t>
            </w:r>
            <w:r w:rsidR="00241769" w:rsidRPr="003603C3">
              <w:rPr>
                <w:b w:val="0"/>
                <w:sz w:val="20"/>
                <w:szCs w:val="20"/>
              </w:rPr>
              <w:t>: Buscar los defectos. Ganar confianza respecto al nivel de calidad.</w:t>
            </w:r>
          </w:p>
        </w:tc>
      </w:tr>
      <w:tr w:rsidR="00241769" w:rsidRPr="003603C3" w14:paraId="70828ADC" w14:textId="77777777" w:rsidTr="00013DD0">
        <w:trPr>
          <w:trHeight w:val="253"/>
        </w:trPr>
        <w:tc>
          <w:tcPr>
            <w:tcW w:w="1984" w:type="dxa"/>
            <w:tcMar>
              <w:top w:w="100" w:type="dxa"/>
              <w:left w:w="100" w:type="dxa"/>
              <w:bottom w:w="100" w:type="dxa"/>
              <w:right w:w="100" w:type="dxa"/>
            </w:tcMar>
          </w:tcPr>
          <w:p w14:paraId="7362447D" w14:textId="5102C6AA" w:rsidR="00241769" w:rsidRPr="00AE47B1" w:rsidRDefault="00241769" w:rsidP="00834C77">
            <w:pPr>
              <w:spacing w:line="276" w:lineRule="auto"/>
              <w:rPr>
                <w:i/>
                <w:sz w:val="20"/>
                <w:szCs w:val="20"/>
                <w:rPrChange w:id="355" w:author="Usuario" w:date="2022-12-28T18:24:00Z">
                  <w:rPr>
                    <w:sz w:val="20"/>
                    <w:szCs w:val="20"/>
                  </w:rPr>
                </w:rPrChange>
              </w:rPr>
            </w:pPr>
            <w:r w:rsidRPr="00AE47B1">
              <w:rPr>
                <w:i/>
                <w:sz w:val="20"/>
                <w:szCs w:val="20"/>
                <w:rPrChange w:id="356" w:author="Usuario" w:date="2022-12-28T18:24:00Z">
                  <w:rPr>
                    <w:sz w:val="20"/>
                    <w:szCs w:val="20"/>
                  </w:rPr>
                </w:rPrChange>
              </w:rPr>
              <w:lastRenderedPageBreak/>
              <w:t>Test Runner</w:t>
            </w:r>
            <w:ins w:id="357" w:author="Usuario" w:date="2022-12-28T18:24:00Z">
              <w:r w:rsidR="00AE47B1" w:rsidRPr="00AE47B1">
                <w:rPr>
                  <w:i/>
                  <w:sz w:val="20"/>
                  <w:szCs w:val="20"/>
                  <w:rPrChange w:id="358" w:author="Usuario" w:date="2022-12-28T18:24:00Z">
                    <w:rPr>
                      <w:sz w:val="20"/>
                      <w:szCs w:val="20"/>
                    </w:rPr>
                  </w:rPrChange>
                </w:rPr>
                <w:t>:</w:t>
              </w:r>
            </w:ins>
          </w:p>
          <w:p w14:paraId="2F149AB4" w14:textId="77777777" w:rsidR="00241769" w:rsidRPr="003603C3" w:rsidRDefault="00241769" w:rsidP="00834C77">
            <w:pPr>
              <w:spacing w:line="276" w:lineRule="auto"/>
              <w:rPr>
                <w:sz w:val="20"/>
                <w:szCs w:val="20"/>
              </w:rPr>
            </w:pPr>
          </w:p>
        </w:tc>
        <w:tc>
          <w:tcPr>
            <w:tcW w:w="7457" w:type="dxa"/>
            <w:tcMar>
              <w:top w:w="100" w:type="dxa"/>
              <w:left w:w="100" w:type="dxa"/>
              <w:bottom w:w="100" w:type="dxa"/>
              <w:right w:w="100" w:type="dxa"/>
            </w:tcMar>
          </w:tcPr>
          <w:p w14:paraId="447FA8FB" w14:textId="046C6218" w:rsidR="00241769" w:rsidRPr="003603C3" w:rsidRDefault="0076621B">
            <w:pPr>
              <w:spacing w:line="276" w:lineRule="auto"/>
              <w:jc w:val="both"/>
              <w:rPr>
                <w:b w:val="0"/>
                <w:sz w:val="20"/>
                <w:szCs w:val="20"/>
              </w:rPr>
              <w:pPrChange w:id="359" w:author="Usuario" w:date="2022-12-28T18:24:00Z">
                <w:pPr>
                  <w:spacing w:line="276" w:lineRule="auto"/>
                </w:pPr>
              </w:pPrChange>
            </w:pPr>
            <w:ins w:id="360" w:author="Usuario" w:date="2022-12-28T18:24:00Z">
              <w:r>
                <w:rPr>
                  <w:b w:val="0"/>
                  <w:sz w:val="20"/>
                  <w:szCs w:val="20"/>
                </w:rPr>
                <w:t>u</w:t>
              </w:r>
            </w:ins>
            <w:del w:id="361" w:author="Usuario" w:date="2022-12-28T18:24:00Z">
              <w:r w:rsidR="00241769" w:rsidRPr="003603C3" w:rsidDel="0076621B">
                <w:rPr>
                  <w:b w:val="0"/>
                  <w:sz w:val="20"/>
                  <w:szCs w:val="20"/>
                </w:rPr>
                <w:delText>U</w:delText>
              </w:r>
            </w:del>
            <w:r w:rsidR="00241769" w:rsidRPr="003603C3">
              <w:rPr>
                <w:b w:val="0"/>
                <w:sz w:val="20"/>
                <w:szCs w:val="20"/>
              </w:rPr>
              <w:t xml:space="preserve">n </w:t>
            </w:r>
            <w:r w:rsidR="00241769" w:rsidRPr="003603C3">
              <w:rPr>
                <w:b w:val="0"/>
                <w:i/>
                <w:sz w:val="20"/>
                <w:szCs w:val="20"/>
              </w:rPr>
              <w:t>test</w:t>
            </w:r>
            <w:r w:rsidR="00241769" w:rsidRPr="003603C3">
              <w:rPr>
                <w:b w:val="0"/>
                <w:sz w:val="20"/>
                <w:szCs w:val="20"/>
              </w:rPr>
              <w:t xml:space="preserve"> </w:t>
            </w:r>
            <w:r w:rsidR="00241769" w:rsidRPr="003603C3">
              <w:rPr>
                <w:b w:val="0"/>
                <w:i/>
                <w:sz w:val="20"/>
                <w:szCs w:val="20"/>
              </w:rPr>
              <w:t>runner</w:t>
            </w:r>
            <w:r w:rsidR="00241769" w:rsidRPr="003603C3">
              <w:rPr>
                <w:b w:val="0"/>
                <w:sz w:val="20"/>
                <w:szCs w:val="20"/>
              </w:rPr>
              <w:t xml:space="preserve"> es una utilidad que nos permite escribir y correr </w:t>
            </w:r>
            <w:r w:rsidR="00241769" w:rsidRPr="003603C3">
              <w:rPr>
                <w:b w:val="0"/>
                <w:i/>
                <w:sz w:val="20"/>
                <w:szCs w:val="20"/>
              </w:rPr>
              <w:t>tests</w:t>
            </w:r>
            <w:r w:rsidR="00241769" w:rsidRPr="003603C3">
              <w:rPr>
                <w:b w:val="0"/>
                <w:sz w:val="20"/>
                <w:szCs w:val="20"/>
              </w:rPr>
              <w:t xml:space="preserve"> para una aplicación. Existen gran variedad de </w:t>
            </w:r>
            <w:r w:rsidR="00241769" w:rsidRPr="003603C3">
              <w:rPr>
                <w:b w:val="0"/>
                <w:i/>
                <w:sz w:val="20"/>
                <w:szCs w:val="20"/>
              </w:rPr>
              <w:t>tests runner</w:t>
            </w:r>
            <w:r w:rsidR="00241769" w:rsidRPr="003603C3">
              <w:rPr>
                <w:b w:val="0"/>
                <w:sz w:val="20"/>
                <w:szCs w:val="20"/>
              </w:rPr>
              <w:t xml:space="preserve"> como por ejemplo mocha.</w:t>
            </w:r>
          </w:p>
        </w:tc>
      </w:tr>
      <w:tr w:rsidR="00241769" w:rsidRPr="003603C3" w14:paraId="3D21088E" w14:textId="77777777" w:rsidTr="00013DD0">
        <w:trPr>
          <w:trHeight w:val="253"/>
        </w:trPr>
        <w:tc>
          <w:tcPr>
            <w:tcW w:w="1984" w:type="dxa"/>
            <w:tcMar>
              <w:top w:w="100" w:type="dxa"/>
              <w:left w:w="100" w:type="dxa"/>
              <w:bottom w:w="100" w:type="dxa"/>
              <w:right w:w="100" w:type="dxa"/>
            </w:tcMar>
          </w:tcPr>
          <w:p w14:paraId="000003AA" w14:textId="728C4BA2" w:rsidR="00241769" w:rsidRPr="003603C3" w:rsidRDefault="00241769" w:rsidP="00834C77">
            <w:pPr>
              <w:spacing w:line="276" w:lineRule="auto"/>
              <w:rPr>
                <w:sz w:val="20"/>
                <w:szCs w:val="20"/>
              </w:rPr>
            </w:pPr>
            <w:r w:rsidRPr="003603C3">
              <w:rPr>
                <w:sz w:val="20"/>
                <w:szCs w:val="20"/>
              </w:rPr>
              <w:t>UX</w:t>
            </w:r>
            <w:ins w:id="362" w:author="Usuario" w:date="2022-12-28T18:24:00Z">
              <w:r w:rsidR="00AE47B1">
                <w:rPr>
                  <w:sz w:val="20"/>
                  <w:szCs w:val="20"/>
                </w:rPr>
                <w:t>:</w:t>
              </w:r>
            </w:ins>
          </w:p>
        </w:tc>
        <w:tc>
          <w:tcPr>
            <w:tcW w:w="7457" w:type="dxa"/>
            <w:tcMar>
              <w:top w:w="100" w:type="dxa"/>
              <w:left w:w="100" w:type="dxa"/>
              <w:bottom w:w="100" w:type="dxa"/>
              <w:right w:w="100" w:type="dxa"/>
            </w:tcMar>
          </w:tcPr>
          <w:p w14:paraId="000003AB" w14:textId="4CFBE2F9" w:rsidR="00241769" w:rsidRPr="003603C3" w:rsidRDefault="0076621B">
            <w:pPr>
              <w:spacing w:line="276" w:lineRule="auto"/>
              <w:jc w:val="both"/>
              <w:rPr>
                <w:b w:val="0"/>
                <w:sz w:val="20"/>
                <w:szCs w:val="20"/>
              </w:rPr>
              <w:pPrChange w:id="363" w:author="Usuario" w:date="2022-12-28T18:24:00Z">
                <w:pPr>
                  <w:spacing w:line="276" w:lineRule="auto"/>
                </w:pPr>
              </w:pPrChange>
            </w:pPr>
            <w:ins w:id="364" w:author="Usuario" w:date="2022-12-28T18:24:00Z">
              <w:r>
                <w:rPr>
                  <w:b w:val="0"/>
                  <w:sz w:val="20"/>
                  <w:szCs w:val="20"/>
                </w:rPr>
                <w:t>e</w:t>
              </w:r>
            </w:ins>
            <w:del w:id="365" w:author="Usuario" w:date="2022-12-28T18:24:00Z">
              <w:r w:rsidR="00241769" w:rsidRPr="003603C3" w:rsidDel="0076621B">
                <w:rPr>
                  <w:b w:val="0"/>
                  <w:sz w:val="20"/>
                  <w:szCs w:val="20"/>
                </w:rPr>
                <w:delText>E</w:delText>
              </w:r>
            </w:del>
            <w:r w:rsidR="00241769" w:rsidRPr="003603C3">
              <w:rPr>
                <w:b w:val="0"/>
                <w:sz w:val="20"/>
                <w:szCs w:val="20"/>
              </w:rPr>
              <w:t>l diseño UX se refiere al término «diseño de experiencia de usuario», mientras que UI significa «diseño de interfaz de usuario».</w:t>
            </w:r>
          </w:p>
        </w:tc>
      </w:tr>
    </w:tbl>
    <w:p w14:paraId="000003B7" w14:textId="77777777" w:rsidR="00F57640" w:rsidRPr="003603C3" w:rsidRDefault="00F57640" w:rsidP="00834C77">
      <w:pPr>
        <w:pBdr>
          <w:top w:val="nil"/>
          <w:left w:val="nil"/>
          <w:bottom w:val="nil"/>
          <w:right w:val="nil"/>
          <w:between w:val="nil"/>
        </w:pBdr>
        <w:jc w:val="both"/>
        <w:rPr>
          <w:sz w:val="20"/>
          <w:szCs w:val="20"/>
        </w:rPr>
      </w:pPr>
    </w:p>
    <w:p w14:paraId="20FFB0C1" w14:textId="77777777" w:rsidR="00241769" w:rsidRPr="003603C3" w:rsidRDefault="00241769" w:rsidP="00834C77">
      <w:pPr>
        <w:pBdr>
          <w:top w:val="nil"/>
          <w:left w:val="nil"/>
          <w:bottom w:val="nil"/>
          <w:right w:val="nil"/>
          <w:between w:val="nil"/>
        </w:pBdr>
        <w:jc w:val="both"/>
        <w:rPr>
          <w:sz w:val="20"/>
          <w:szCs w:val="20"/>
        </w:rPr>
      </w:pPr>
    </w:p>
    <w:p w14:paraId="000003BB" w14:textId="7B9A597E" w:rsidR="00F57640" w:rsidRPr="003603C3" w:rsidRDefault="00EC7AD0" w:rsidP="00834C77">
      <w:pPr>
        <w:pStyle w:val="Prrafodelista"/>
        <w:numPr>
          <w:ilvl w:val="0"/>
          <w:numId w:val="12"/>
        </w:numPr>
        <w:pBdr>
          <w:top w:val="nil"/>
          <w:left w:val="nil"/>
          <w:bottom w:val="nil"/>
          <w:right w:val="nil"/>
          <w:between w:val="nil"/>
        </w:pBdr>
        <w:jc w:val="both"/>
        <w:rPr>
          <w:b/>
          <w:color w:val="000000"/>
          <w:sz w:val="20"/>
          <w:szCs w:val="20"/>
        </w:rPr>
      </w:pPr>
      <w:r w:rsidRPr="003603C3">
        <w:rPr>
          <w:b/>
          <w:color w:val="000000"/>
          <w:sz w:val="20"/>
          <w:szCs w:val="20"/>
        </w:rPr>
        <w:t xml:space="preserve">REFERENCIAS BIBLIOGRÁFICAS: </w:t>
      </w:r>
    </w:p>
    <w:p w14:paraId="000003BF" w14:textId="77777777" w:rsidR="00F57640" w:rsidRPr="003603C3" w:rsidRDefault="00F57640" w:rsidP="00834C77">
      <w:pPr>
        <w:pBdr>
          <w:top w:val="nil"/>
          <w:left w:val="nil"/>
          <w:bottom w:val="nil"/>
          <w:right w:val="nil"/>
          <w:between w:val="nil"/>
        </w:pBdr>
        <w:ind w:left="720"/>
        <w:jc w:val="both"/>
        <w:rPr>
          <w:b/>
          <w:sz w:val="20"/>
          <w:szCs w:val="20"/>
        </w:rPr>
      </w:pPr>
    </w:p>
    <w:p w14:paraId="6625F665" w14:textId="77777777" w:rsidR="002D4805" w:rsidRPr="0074129C" w:rsidRDefault="002D4805" w:rsidP="002D4805">
      <w:pPr>
        <w:ind w:left="851" w:hanging="491"/>
        <w:jc w:val="both"/>
        <w:rPr>
          <w:ins w:id="366" w:author="Usuario" w:date="2022-12-28T18:34:00Z"/>
          <w:sz w:val="20"/>
          <w:szCs w:val="20"/>
        </w:rPr>
      </w:pPr>
      <w:ins w:id="367" w:author="Usuario" w:date="2022-12-28T18:34:00Z">
        <w:r w:rsidRPr="002D4805">
          <w:rPr>
            <w:sz w:val="20"/>
            <w:szCs w:val="20"/>
            <w:lang w:val="en-US"/>
            <w:rPrChange w:id="368" w:author="Usuario" w:date="2022-12-28T18:34:00Z">
              <w:rPr>
                <w:sz w:val="20"/>
                <w:szCs w:val="20"/>
              </w:rPr>
            </w:rPrChange>
          </w:rPr>
          <w:t xml:space="preserve">Awad, W. (2021). </w:t>
        </w:r>
        <w:r w:rsidRPr="002D4805">
          <w:rPr>
            <w:i/>
            <w:sz w:val="20"/>
            <w:szCs w:val="20"/>
            <w:lang w:val="en-US"/>
            <w:rPrChange w:id="369" w:author="Usuario" w:date="2022-12-28T18:34:00Z">
              <w:rPr>
                <w:i/>
                <w:sz w:val="20"/>
                <w:szCs w:val="20"/>
              </w:rPr>
            </w:rPrChange>
          </w:rPr>
          <w:t>Game Testing Automation Guidance</w:t>
        </w:r>
        <w:r w:rsidRPr="002D4805">
          <w:rPr>
            <w:sz w:val="20"/>
            <w:szCs w:val="20"/>
            <w:lang w:val="en-US"/>
            <w:rPrChange w:id="370" w:author="Usuario" w:date="2022-12-28T18:34:00Z">
              <w:rPr>
                <w:sz w:val="20"/>
                <w:szCs w:val="20"/>
              </w:rPr>
            </w:rPrChange>
          </w:rPr>
          <w:t xml:space="preserve">. </w:t>
        </w:r>
        <w:r w:rsidRPr="0074129C">
          <w:fldChar w:fldCharType="begin"/>
        </w:r>
        <w:r w:rsidRPr="002D4805">
          <w:rPr>
            <w:lang w:val="en-US"/>
            <w:rPrChange w:id="371" w:author="Usuario" w:date="2022-12-28T18:34:00Z">
              <w:rPr/>
            </w:rPrChange>
          </w:rPr>
          <w:instrText xml:space="preserve"> HYPERLINK "https://www.theseus.fi/bitstream/handle/10024/505977/Game%20Testing%20Automation%20Guidance.pdf?sequence=2&amp;isAllowed=y" \h </w:instrText>
        </w:r>
        <w:r w:rsidRPr="0074129C">
          <w:fldChar w:fldCharType="separate"/>
        </w:r>
        <w:r w:rsidRPr="0074129C">
          <w:rPr>
            <w:color w:val="1155CC"/>
            <w:sz w:val="20"/>
            <w:szCs w:val="20"/>
            <w:u w:val="single"/>
          </w:rPr>
          <w:t>https://www.theseus.fi/bitstream/handle/10024/505977/Game%20Testing%20Automation%20Guidance.pdf?sequence=2&amp;isAllowed=y</w:t>
        </w:r>
        <w:r w:rsidRPr="0074129C">
          <w:rPr>
            <w:color w:val="1155CC"/>
            <w:sz w:val="20"/>
            <w:szCs w:val="20"/>
            <w:u w:val="single"/>
          </w:rPr>
          <w:fldChar w:fldCharType="end"/>
        </w:r>
        <w:r w:rsidRPr="0074129C">
          <w:rPr>
            <w:sz w:val="20"/>
            <w:szCs w:val="20"/>
          </w:rPr>
          <w:t xml:space="preserve"> </w:t>
        </w:r>
      </w:ins>
    </w:p>
    <w:p w14:paraId="61987422" w14:textId="77777777" w:rsidR="002D4805" w:rsidRDefault="002D4805" w:rsidP="00BA56CC">
      <w:pPr>
        <w:ind w:left="851" w:hanging="491"/>
        <w:jc w:val="both"/>
        <w:rPr>
          <w:ins w:id="372" w:author="Usuario" w:date="2022-12-28T18:34:00Z"/>
          <w:sz w:val="20"/>
          <w:szCs w:val="20"/>
        </w:rPr>
      </w:pPr>
    </w:p>
    <w:p w14:paraId="79BFEFB6" w14:textId="596A6458" w:rsidR="00BA56CC" w:rsidRPr="0074129C" w:rsidRDefault="00BA56CC" w:rsidP="00BA56CC">
      <w:pPr>
        <w:ind w:left="851" w:hanging="491"/>
        <w:jc w:val="both"/>
        <w:rPr>
          <w:ins w:id="373" w:author="Usuario" w:date="2022-12-28T18:31:00Z"/>
          <w:i/>
          <w:sz w:val="20"/>
          <w:szCs w:val="20"/>
        </w:rPr>
      </w:pPr>
      <w:ins w:id="374" w:author="Usuario" w:date="2022-12-28T18:31:00Z">
        <w:r>
          <w:rPr>
            <w:sz w:val="20"/>
            <w:szCs w:val="20"/>
          </w:rPr>
          <w:t>D</w:t>
        </w:r>
        <w:r w:rsidRPr="0074129C">
          <w:rPr>
            <w:sz w:val="20"/>
            <w:szCs w:val="20"/>
          </w:rPr>
          <w:t xml:space="preserve">a Silva Lima, </w:t>
        </w:r>
        <w:r>
          <w:rPr>
            <w:sz w:val="20"/>
            <w:szCs w:val="20"/>
          </w:rPr>
          <w:t>G</w:t>
        </w:r>
        <w:r w:rsidRPr="0074129C">
          <w:rPr>
            <w:sz w:val="20"/>
            <w:szCs w:val="20"/>
          </w:rPr>
          <w:t xml:space="preserve">. et al. </w:t>
        </w:r>
        <w:r w:rsidRPr="00BA56CC">
          <w:rPr>
            <w:sz w:val="20"/>
            <w:szCs w:val="20"/>
            <w:lang w:val="en-US"/>
            <w:rPrChange w:id="375" w:author="Usuario" w:date="2022-12-28T18:31:00Z">
              <w:rPr>
                <w:sz w:val="20"/>
                <w:szCs w:val="20"/>
              </w:rPr>
            </w:rPrChange>
          </w:rPr>
          <w:t xml:space="preserve">(2021). </w:t>
        </w:r>
        <w:r w:rsidRPr="00BA56CC">
          <w:rPr>
            <w:i/>
            <w:sz w:val="20"/>
            <w:szCs w:val="20"/>
            <w:lang w:val="en-US"/>
            <w:rPrChange w:id="376" w:author="Usuario" w:date="2022-12-28T18:31:00Z">
              <w:rPr>
                <w:i/>
                <w:sz w:val="20"/>
                <w:szCs w:val="20"/>
              </w:rPr>
            </w:rPrChange>
          </w:rPr>
          <w:t>Devops methodology in game development with Unity 3D</w:t>
        </w:r>
        <w:r w:rsidRPr="00BA56CC">
          <w:rPr>
            <w:sz w:val="20"/>
            <w:szCs w:val="20"/>
            <w:lang w:val="en-US"/>
            <w:rPrChange w:id="377" w:author="Usuario" w:date="2022-12-28T18:31:00Z">
              <w:rPr>
                <w:sz w:val="20"/>
                <w:szCs w:val="20"/>
              </w:rPr>
            </w:rPrChange>
          </w:rPr>
          <w:t xml:space="preserve">. </w:t>
        </w:r>
        <w:r w:rsidRPr="0074129C">
          <w:fldChar w:fldCharType="begin"/>
        </w:r>
        <w:r w:rsidRPr="00BA56CC">
          <w:rPr>
            <w:lang w:val="en-US"/>
            <w:rPrChange w:id="378" w:author="Usuario" w:date="2022-12-28T18:31:00Z">
              <w:rPr/>
            </w:rPrChange>
          </w:rPr>
          <w:instrText xml:space="preserve"> HYPERLINK "https://www.ihci-conf.org/wp-content/uploads/2021/07/04_202105C029_Lima.pdf" \h </w:instrText>
        </w:r>
        <w:r w:rsidRPr="0074129C">
          <w:fldChar w:fldCharType="separate"/>
        </w:r>
        <w:r w:rsidRPr="0074129C">
          <w:rPr>
            <w:color w:val="1155CC"/>
            <w:sz w:val="20"/>
            <w:szCs w:val="20"/>
            <w:u w:val="single"/>
          </w:rPr>
          <w:t>https://www.ihci-conf.org/wp-content/uploads/2021/07/04_202105C029_Lima.pdf</w:t>
        </w:r>
        <w:r w:rsidRPr="0074129C">
          <w:rPr>
            <w:color w:val="1155CC"/>
            <w:sz w:val="20"/>
            <w:szCs w:val="20"/>
            <w:u w:val="single"/>
          </w:rPr>
          <w:fldChar w:fldCharType="end"/>
        </w:r>
        <w:r w:rsidRPr="0074129C">
          <w:rPr>
            <w:sz w:val="20"/>
            <w:szCs w:val="20"/>
          </w:rPr>
          <w:t xml:space="preserve"> </w:t>
        </w:r>
      </w:ins>
    </w:p>
    <w:p w14:paraId="107D825E" w14:textId="77777777" w:rsidR="00BA56CC" w:rsidRDefault="00BA56CC">
      <w:pPr>
        <w:ind w:left="851" w:hanging="491"/>
        <w:jc w:val="both"/>
        <w:rPr>
          <w:ins w:id="379" w:author="Usuario" w:date="2022-12-28T18:32:00Z"/>
          <w:sz w:val="20"/>
          <w:szCs w:val="20"/>
        </w:rPr>
        <w:pPrChange w:id="380" w:author="Usuario" w:date="2022-12-28T18:25:00Z">
          <w:pPr>
            <w:pStyle w:val="Prrafodelista"/>
            <w:numPr>
              <w:numId w:val="23"/>
            </w:numPr>
            <w:ind w:hanging="360"/>
            <w:jc w:val="both"/>
          </w:pPr>
        </w:pPrChange>
      </w:pPr>
    </w:p>
    <w:p w14:paraId="000003C0" w14:textId="535C217C" w:rsidR="00F57640" w:rsidRPr="00551EFE" w:rsidRDefault="00BA56CC">
      <w:pPr>
        <w:ind w:left="851" w:hanging="491"/>
        <w:jc w:val="both"/>
        <w:rPr>
          <w:sz w:val="20"/>
          <w:szCs w:val="20"/>
          <w:lang w:val="en-US"/>
          <w:rPrChange w:id="381" w:author="Usuario" w:date="2022-12-29T15:06:00Z">
            <w:rPr/>
          </w:rPrChange>
        </w:rPr>
        <w:pPrChange w:id="382" w:author="Usuario" w:date="2022-12-28T18:25:00Z">
          <w:pPr>
            <w:pStyle w:val="Prrafodelista"/>
            <w:numPr>
              <w:numId w:val="23"/>
            </w:numPr>
            <w:ind w:hanging="360"/>
            <w:jc w:val="both"/>
          </w:pPr>
        </w:pPrChange>
      </w:pPr>
      <w:ins w:id="383" w:author="Usuario" w:date="2022-12-28T18:30:00Z">
        <w:r w:rsidRPr="00BA56CC">
          <w:rPr>
            <w:sz w:val="20"/>
            <w:szCs w:val="20"/>
            <w:lang w:val="en-US"/>
            <w:rPrChange w:id="384" w:author="Usuario" w:date="2022-12-28T18:31:00Z">
              <w:rPr>
                <w:sz w:val="20"/>
                <w:szCs w:val="20"/>
              </w:rPr>
            </w:rPrChange>
          </w:rPr>
          <w:t xml:space="preserve">Koepke, B, Pelletier, B., </w:t>
        </w:r>
      </w:ins>
      <w:ins w:id="385" w:author="Usuario" w:date="2022-12-28T18:31:00Z">
        <w:r w:rsidRPr="00BA56CC">
          <w:rPr>
            <w:sz w:val="20"/>
            <w:szCs w:val="20"/>
            <w:lang w:val="en-US"/>
            <w:rPrChange w:id="386" w:author="Usuario" w:date="2022-12-28T18:31:00Z">
              <w:rPr>
                <w:sz w:val="20"/>
                <w:szCs w:val="20"/>
              </w:rPr>
            </w:rPrChange>
          </w:rPr>
          <w:t>Adair, D.,</w:t>
        </w:r>
        <w:r>
          <w:rPr>
            <w:sz w:val="20"/>
            <w:szCs w:val="20"/>
            <w:lang w:val="en-US"/>
          </w:rPr>
          <w:t xml:space="preserve"> </w:t>
        </w:r>
        <w:r w:rsidRPr="00BA56CC">
          <w:rPr>
            <w:sz w:val="20"/>
            <w:szCs w:val="20"/>
            <w:lang w:val="en-US"/>
          </w:rPr>
          <w:t>Jhawar</w:t>
        </w:r>
        <w:r>
          <w:rPr>
            <w:sz w:val="20"/>
            <w:szCs w:val="20"/>
            <w:lang w:val="en-US"/>
          </w:rPr>
          <w:t xml:space="preserve">, R., </w:t>
        </w:r>
        <w:r w:rsidRPr="00BA56CC">
          <w:rPr>
            <w:sz w:val="20"/>
            <w:szCs w:val="20"/>
            <w:lang w:val="en-US"/>
          </w:rPr>
          <w:t>Macaulay</w:t>
        </w:r>
        <w:r>
          <w:rPr>
            <w:sz w:val="20"/>
            <w:szCs w:val="20"/>
            <w:lang w:val="en-US"/>
          </w:rPr>
          <w:t xml:space="preserve">, I. &amp; </w:t>
        </w:r>
        <w:r w:rsidRPr="00BA56CC">
          <w:rPr>
            <w:sz w:val="20"/>
            <w:szCs w:val="20"/>
            <w:lang w:val="en-US"/>
          </w:rPr>
          <w:t>Bielecki</w:t>
        </w:r>
        <w:r>
          <w:rPr>
            <w:sz w:val="20"/>
            <w:szCs w:val="20"/>
            <w:lang w:val="en-US"/>
          </w:rPr>
          <w:t xml:space="preserve">, T. </w:t>
        </w:r>
      </w:ins>
      <w:del w:id="387" w:author="Usuario" w:date="2022-12-28T18:30:00Z">
        <w:r w:rsidR="00EC7AD0" w:rsidRPr="00BA56CC" w:rsidDel="00BA56CC">
          <w:rPr>
            <w:sz w:val="20"/>
            <w:szCs w:val="20"/>
            <w:lang w:val="en-US"/>
            <w:rPrChange w:id="388" w:author="Usuario" w:date="2022-12-28T18:31:00Z">
              <w:rPr/>
            </w:rPrChange>
          </w:rPr>
          <w:delText xml:space="preserve">Brandon Koepke, N. et al. </w:delText>
        </w:r>
      </w:del>
      <w:r w:rsidR="00EC7AD0" w:rsidRPr="00BA56CC">
        <w:rPr>
          <w:sz w:val="20"/>
          <w:szCs w:val="20"/>
          <w:lang w:val="en-US"/>
          <w:rPrChange w:id="389" w:author="Usuario" w:date="2022-12-28T18:31:00Z">
            <w:rPr/>
          </w:rPrChange>
        </w:rPr>
        <w:t>(2013</w:t>
      </w:r>
      <w:ins w:id="390" w:author="Usuario" w:date="2022-12-28T18:25:00Z">
        <w:r w:rsidR="0076621B" w:rsidRPr="00BA56CC">
          <w:rPr>
            <w:sz w:val="20"/>
            <w:szCs w:val="20"/>
            <w:lang w:val="en-US"/>
            <w:rPrChange w:id="391" w:author="Usuario" w:date="2022-12-28T18:31:00Z">
              <w:rPr>
                <w:sz w:val="20"/>
                <w:szCs w:val="20"/>
              </w:rPr>
            </w:rPrChange>
          </w:rPr>
          <w:t xml:space="preserve">). </w:t>
        </w:r>
      </w:ins>
      <w:del w:id="392" w:author="Usuario" w:date="2022-12-28T18:25:00Z">
        <w:r w:rsidR="00EC7AD0" w:rsidRPr="00BA56CC" w:rsidDel="0076621B">
          <w:rPr>
            <w:sz w:val="20"/>
            <w:szCs w:val="20"/>
            <w:lang w:val="en-US"/>
            <w:rPrChange w:id="393" w:author="Usuario" w:date="2022-12-28T18:31:00Z">
              <w:rPr/>
            </w:rPrChange>
          </w:rPr>
          <w:delText xml:space="preserve">).    </w:delText>
        </w:r>
      </w:del>
      <w:r w:rsidR="00EC7AD0" w:rsidRPr="00551EFE">
        <w:rPr>
          <w:i/>
          <w:sz w:val="20"/>
          <w:szCs w:val="20"/>
          <w:lang w:val="en-US"/>
          <w:rPrChange w:id="394" w:author="Usuario" w:date="2022-12-29T15:06:00Z">
            <w:rPr>
              <w:i/>
            </w:rPr>
          </w:rPrChange>
        </w:rPr>
        <w:t xml:space="preserve">Agile Game Development. </w:t>
      </w:r>
      <w:del w:id="395" w:author="Usuario" w:date="2022-12-28T18:44:00Z">
        <w:r w:rsidR="00EC7AD0" w:rsidRPr="00551EFE" w:rsidDel="009722F5">
          <w:rPr>
            <w:i/>
            <w:sz w:val="20"/>
            <w:szCs w:val="20"/>
            <w:lang w:val="en-US"/>
            <w:rPrChange w:id="396" w:author="Usuario" w:date="2022-12-29T15:06:00Z">
              <w:rPr>
                <w:i/>
              </w:rPr>
            </w:rPrChange>
          </w:rPr>
          <w:delText xml:space="preserve"> </w:delText>
        </w:r>
      </w:del>
      <w:del w:id="397" w:author="Usuario" w:date="2022-12-28T18:25:00Z">
        <w:r w:rsidR="00EC7AD0" w:rsidRPr="00551EFE" w:rsidDel="00CC1EC1">
          <w:rPr>
            <w:sz w:val="20"/>
            <w:szCs w:val="20"/>
            <w:lang w:val="en-US"/>
            <w:rPrChange w:id="398" w:author="Usuario" w:date="2022-12-29T15:06:00Z">
              <w:rPr/>
            </w:rPrChange>
          </w:rPr>
          <w:delText xml:space="preserve">[PDF].  </w:delText>
        </w:r>
      </w:del>
      <w:r w:rsidR="00B060C8" w:rsidRPr="0076621B">
        <w:fldChar w:fldCharType="begin"/>
      </w:r>
      <w:r w:rsidR="00B060C8" w:rsidRPr="00551EFE">
        <w:rPr>
          <w:lang w:val="en-US"/>
          <w:rPrChange w:id="399" w:author="Usuario" w:date="2022-12-29T15:06:00Z">
            <w:rPr/>
          </w:rPrChange>
        </w:rPr>
        <w:instrText xml:space="preserve"> HYPERLINK "http://kremer.cpsc.ucalgary.ca/courses/seng403/W2013/papers/05GameDevelopment.pdf" \h </w:instrText>
      </w:r>
      <w:r w:rsidR="00B060C8" w:rsidRPr="0076621B">
        <w:fldChar w:fldCharType="separate"/>
      </w:r>
      <w:r w:rsidR="00EC7AD0" w:rsidRPr="00551EFE">
        <w:rPr>
          <w:color w:val="1155CC"/>
          <w:sz w:val="20"/>
          <w:szCs w:val="20"/>
          <w:u w:val="single"/>
          <w:lang w:val="en-US"/>
          <w:rPrChange w:id="400" w:author="Usuario" w:date="2022-12-29T15:06:00Z">
            <w:rPr>
              <w:color w:val="1155CC"/>
              <w:u w:val="single"/>
            </w:rPr>
          </w:rPrChange>
        </w:rPr>
        <w:t>http://kremer.cpsc.ucalgary.ca/courses/seng403/W2013/papers/05GameDevelopment.pdf</w:t>
      </w:r>
      <w:r w:rsidR="00B060C8" w:rsidRPr="0076621B">
        <w:rPr>
          <w:color w:val="1155CC"/>
          <w:sz w:val="20"/>
          <w:szCs w:val="20"/>
          <w:u w:val="single"/>
          <w:rPrChange w:id="401" w:author="Usuario" w:date="2022-12-28T18:24:00Z">
            <w:rPr>
              <w:color w:val="1155CC"/>
              <w:u w:val="single"/>
            </w:rPr>
          </w:rPrChange>
        </w:rPr>
        <w:fldChar w:fldCharType="end"/>
      </w:r>
    </w:p>
    <w:p w14:paraId="000003C1" w14:textId="77777777" w:rsidR="00F57640" w:rsidRPr="00551EFE" w:rsidRDefault="00F57640">
      <w:pPr>
        <w:ind w:left="851" w:hanging="491"/>
        <w:jc w:val="both"/>
        <w:rPr>
          <w:sz w:val="20"/>
          <w:szCs w:val="20"/>
          <w:lang w:val="en-US"/>
          <w:rPrChange w:id="402" w:author="Usuario" w:date="2022-12-29T15:06:00Z">
            <w:rPr>
              <w:sz w:val="20"/>
              <w:szCs w:val="20"/>
            </w:rPr>
          </w:rPrChange>
        </w:rPr>
        <w:pPrChange w:id="403" w:author="Usuario" w:date="2022-12-28T18:25:00Z">
          <w:pPr>
            <w:jc w:val="both"/>
          </w:pPr>
        </w:pPrChange>
      </w:pPr>
    </w:p>
    <w:p w14:paraId="57297D1C" w14:textId="294A819D" w:rsidR="00C661B4" w:rsidRPr="001A25C1" w:rsidDel="00BA56CC" w:rsidRDefault="00054A87">
      <w:pPr>
        <w:keepNext/>
        <w:keepLines/>
        <w:pBdr>
          <w:top w:val="nil"/>
          <w:left w:val="nil"/>
          <w:bottom w:val="nil"/>
          <w:right w:val="nil"/>
          <w:between w:val="nil"/>
        </w:pBdr>
        <w:ind w:left="851" w:hanging="491"/>
        <w:jc w:val="both"/>
        <w:rPr>
          <w:del w:id="404" w:author="Usuario" w:date="2022-12-28T18:30:00Z"/>
          <w:color w:val="000000"/>
          <w:sz w:val="20"/>
          <w:szCs w:val="20"/>
          <w:lang w:val="en-US"/>
          <w:rPrChange w:id="405" w:author="Usuario" w:date="2022-12-28T18:26:00Z">
            <w:rPr>
              <w:del w:id="406" w:author="Usuario" w:date="2022-12-28T18:30:00Z"/>
            </w:rPr>
          </w:rPrChange>
        </w:rPr>
        <w:pPrChange w:id="407" w:author="Usuario" w:date="2022-12-28T18:25:00Z">
          <w:pPr>
            <w:pStyle w:val="Prrafodelista"/>
            <w:keepNext/>
            <w:keepLines/>
            <w:numPr>
              <w:numId w:val="23"/>
            </w:numPr>
            <w:pBdr>
              <w:top w:val="nil"/>
              <w:left w:val="nil"/>
              <w:bottom w:val="nil"/>
              <w:right w:val="nil"/>
              <w:between w:val="nil"/>
            </w:pBdr>
            <w:ind w:hanging="360"/>
            <w:jc w:val="both"/>
          </w:pPr>
        </w:pPrChange>
      </w:pPr>
      <w:del w:id="408" w:author="Usuario" w:date="2022-12-28T18:29:00Z">
        <w:r w:rsidRPr="0076621B" w:rsidDel="00BA56CC">
          <w:rPr>
            <w:color w:val="000000"/>
            <w:sz w:val="20"/>
            <w:szCs w:val="20"/>
            <w:rPrChange w:id="409" w:author="Usuario" w:date="2022-12-28T18:24:00Z">
              <w:rPr/>
            </w:rPrChange>
          </w:rPr>
          <w:delText xml:space="preserve">Ciprian </w:delText>
        </w:r>
      </w:del>
      <w:del w:id="410" w:author="Usuario" w:date="2022-12-28T18:30:00Z">
        <w:r w:rsidRPr="0076621B" w:rsidDel="00BA56CC">
          <w:rPr>
            <w:color w:val="000000"/>
            <w:sz w:val="20"/>
            <w:szCs w:val="20"/>
            <w:rPrChange w:id="411" w:author="Usuario" w:date="2022-12-28T18:24:00Z">
              <w:rPr/>
            </w:rPrChange>
          </w:rPr>
          <w:delText xml:space="preserve">Paduraru, </w:delText>
        </w:r>
      </w:del>
      <w:del w:id="412" w:author="Usuario" w:date="2022-12-28T18:29:00Z">
        <w:r w:rsidR="00C661B4" w:rsidRPr="0076621B" w:rsidDel="00BA56CC">
          <w:rPr>
            <w:color w:val="000000"/>
            <w:sz w:val="20"/>
            <w:szCs w:val="20"/>
            <w:rPrChange w:id="413" w:author="Usuario" w:date="2022-12-28T18:24:00Z">
              <w:rPr/>
            </w:rPrChange>
          </w:rPr>
          <w:delText>N</w:delText>
        </w:r>
      </w:del>
      <w:del w:id="414" w:author="Usuario" w:date="2022-12-28T18:30:00Z">
        <w:r w:rsidR="00C661B4" w:rsidRPr="0076621B" w:rsidDel="00BA56CC">
          <w:rPr>
            <w:color w:val="000000"/>
            <w:sz w:val="20"/>
            <w:szCs w:val="20"/>
            <w:rPrChange w:id="415" w:author="Usuario" w:date="2022-12-28T18:24:00Z">
              <w:rPr/>
            </w:rPrChange>
          </w:rPr>
          <w:delText>.</w:delText>
        </w:r>
      </w:del>
      <w:del w:id="416" w:author="Usuario" w:date="2022-12-28T18:29:00Z">
        <w:r w:rsidR="00C661B4" w:rsidRPr="0076621B" w:rsidDel="00BA56CC">
          <w:rPr>
            <w:color w:val="000000"/>
            <w:sz w:val="20"/>
            <w:szCs w:val="20"/>
            <w:rPrChange w:id="417" w:author="Usuario" w:date="2022-12-28T18:24:00Z">
              <w:rPr/>
            </w:rPrChange>
          </w:rPr>
          <w:delText xml:space="preserve"> et al. </w:delText>
        </w:r>
      </w:del>
      <w:del w:id="418" w:author="Usuario" w:date="2022-12-28T18:30:00Z">
        <w:r w:rsidR="00C661B4" w:rsidRPr="0076621B" w:rsidDel="00BA56CC">
          <w:rPr>
            <w:color w:val="000000"/>
            <w:sz w:val="20"/>
            <w:szCs w:val="20"/>
            <w:rPrChange w:id="419" w:author="Usuario" w:date="2022-12-28T18:24:00Z">
              <w:rPr/>
            </w:rPrChange>
          </w:rPr>
          <w:delText xml:space="preserve">(2021). </w:delText>
        </w:r>
        <w:r w:rsidR="00C661B4" w:rsidRPr="00CC1EC1" w:rsidDel="00BA56CC">
          <w:rPr>
            <w:i/>
            <w:color w:val="000000"/>
            <w:sz w:val="20"/>
            <w:szCs w:val="20"/>
            <w:lang w:val="en-US"/>
            <w:rPrChange w:id="420" w:author="Usuario" w:date="2022-12-28T18:25:00Z">
              <w:rPr>
                <w:i/>
              </w:rPr>
            </w:rPrChange>
          </w:rPr>
          <w:delText>Automated game testing using computer vision methods</w:delText>
        </w:r>
      </w:del>
      <w:del w:id="421" w:author="Usuario" w:date="2022-12-28T18:25:00Z">
        <w:r w:rsidR="00C661B4" w:rsidRPr="00CC1EC1" w:rsidDel="00CC1EC1">
          <w:rPr>
            <w:i/>
            <w:color w:val="000000"/>
            <w:sz w:val="20"/>
            <w:szCs w:val="20"/>
            <w:lang w:val="en-US"/>
            <w:rPrChange w:id="422" w:author="Usuario" w:date="2022-12-28T18:25:00Z">
              <w:rPr>
                <w:i/>
              </w:rPr>
            </w:rPrChange>
          </w:rPr>
          <w:delText xml:space="preserve"> </w:delText>
        </w:r>
        <w:r w:rsidR="00C661B4" w:rsidRPr="00CC1EC1" w:rsidDel="00CC1EC1">
          <w:rPr>
            <w:color w:val="000000"/>
            <w:sz w:val="20"/>
            <w:szCs w:val="20"/>
            <w:lang w:val="en-US"/>
            <w:rPrChange w:id="423" w:author="Usuario" w:date="2022-12-28T18:25:00Z">
              <w:rPr/>
            </w:rPrChange>
          </w:rPr>
          <w:delText xml:space="preserve">[PDF]. </w:delText>
        </w:r>
      </w:del>
      <w:del w:id="424" w:author="Usuario" w:date="2022-12-28T18:30:00Z">
        <w:r w:rsidR="00B060C8" w:rsidRPr="0076621B" w:rsidDel="00BA56CC">
          <w:fldChar w:fldCharType="begin"/>
        </w:r>
        <w:r w:rsidR="00B060C8" w:rsidRPr="00CC1EC1" w:rsidDel="00BA56CC">
          <w:rPr>
            <w:lang w:val="en-US"/>
            <w:rPrChange w:id="425" w:author="Usuario" w:date="2022-12-28T18:25:00Z">
              <w:rPr/>
            </w:rPrChange>
          </w:rPr>
          <w:delInstrText xml:space="preserve"> HYPERLINK "https://ieeexplore.ieee.org/abstract/document/9680292/authors" \l "authors" \h </w:delInstrText>
        </w:r>
        <w:r w:rsidR="00B060C8" w:rsidRPr="0076621B" w:rsidDel="00BA56CC">
          <w:fldChar w:fldCharType="separate"/>
        </w:r>
        <w:r w:rsidR="00C661B4" w:rsidRPr="001A25C1" w:rsidDel="00BA56CC">
          <w:rPr>
            <w:color w:val="1155CC"/>
            <w:sz w:val="20"/>
            <w:szCs w:val="20"/>
            <w:u w:val="single"/>
            <w:lang w:val="en-US"/>
            <w:rPrChange w:id="426" w:author="Usuario" w:date="2022-12-28T18:26:00Z">
              <w:rPr>
                <w:color w:val="1155CC"/>
                <w:u w:val="single"/>
              </w:rPr>
            </w:rPrChange>
          </w:rPr>
          <w:delText>https://ieeexplore.ieee.org/abstract/document/9680292/authors#authors</w:delText>
        </w:r>
        <w:r w:rsidR="00B060C8" w:rsidRPr="0076621B" w:rsidDel="00BA56CC">
          <w:rPr>
            <w:color w:val="1155CC"/>
            <w:sz w:val="20"/>
            <w:szCs w:val="20"/>
            <w:u w:val="single"/>
            <w:rPrChange w:id="427" w:author="Usuario" w:date="2022-12-28T18:24:00Z">
              <w:rPr>
                <w:color w:val="1155CC"/>
                <w:u w:val="single"/>
              </w:rPr>
            </w:rPrChange>
          </w:rPr>
          <w:fldChar w:fldCharType="end"/>
        </w:r>
        <w:r w:rsidR="00C661B4" w:rsidRPr="001A25C1" w:rsidDel="00BA56CC">
          <w:rPr>
            <w:color w:val="000000"/>
            <w:sz w:val="20"/>
            <w:szCs w:val="20"/>
            <w:lang w:val="en-US"/>
            <w:rPrChange w:id="428" w:author="Usuario" w:date="2022-12-28T18:26:00Z">
              <w:rPr/>
            </w:rPrChange>
          </w:rPr>
          <w:delText xml:space="preserve"> </w:delText>
        </w:r>
      </w:del>
    </w:p>
    <w:p w14:paraId="5DE84BD3" w14:textId="2A5B2287" w:rsidR="00C661B4" w:rsidRPr="001A25C1" w:rsidDel="00BA56CC" w:rsidRDefault="00C661B4">
      <w:pPr>
        <w:ind w:left="851" w:hanging="491"/>
        <w:jc w:val="both"/>
        <w:rPr>
          <w:del w:id="429" w:author="Usuario" w:date="2022-12-28T18:30:00Z"/>
          <w:sz w:val="20"/>
          <w:szCs w:val="20"/>
          <w:lang w:val="en-US"/>
          <w:rPrChange w:id="430" w:author="Usuario" w:date="2022-12-28T18:26:00Z">
            <w:rPr>
              <w:del w:id="431" w:author="Usuario" w:date="2022-12-28T18:30:00Z"/>
              <w:sz w:val="20"/>
              <w:szCs w:val="20"/>
            </w:rPr>
          </w:rPrChange>
        </w:rPr>
        <w:pPrChange w:id="432" w:author="Usuario" w:date="2022-12-28T18:25:00Z">
          <w:pPr>
            <w:jc w:val="both"/>
          </w:pPr>
        </w:pPrChange>
      </w:pPr>
    </w:p>
    <w:p w14:paraId="000003C2" w14:textId="68E93048" w:rsidR="00F57640" w:rsidRPr="0076621B" w:rsidDel="001A25C1" w:rsidRDefault="00EC7AD0">
      <w:pPr>
        <w:ind w:left="851" w:hanging="491"/>
        <w:jc w:val="both"/>
        <w:rPr>
          <w:del w:id="433" w:author="Usuario" w:date="2022-12-28T18:27:00Z"/>
          <w:sz w:val="20"/>
          <w:szCs w:val="20"/>
          <w:rPrChange w:id="434" w:author="Usuario" w:date="2022-12-28T18:24:00Z">
            <w:rPr>
              <w:del w:id="435" w:author="Usuario" w:date="2022-12-28T18:27:00Z"/>
            </w:rPr>
          </w:rPrChange>
        </w:rPr>
        <w:pPrChange w:id="436" w:author="Usuario" w:date="2022-12-28T18:25:00Z">
          <w:pPr>
            <w:pStyle w:val="Prrafodelista"/>
            <w:numPr>
              <w:numId w:val="23"/>
            </w:numPr>
            <w:ind w:hanging="360"/>
            <w:jc w:val="both"/>
          </w:pPr>
        </w:pPrChange>
      </w:pPr>
      <w:del w:id="437" w:author="Usuario" w:date="2022-12-28T18:26:00Z">
        <w:r w:rsidRPr="001A25C1" w:rsidDel="001A25C1">
          <w:rPr>
            <w:sz w:val="20"/>
            <w:szCs w:val="20"/>
            <w:lang w:val="en-US"/>
            <w:rPrChange w:id="438" w:author="Usuario" w:date="2022-12-28T18:26:00Z">
              <w:rPr/>
            </w:rPrChange>
          </w:rPr>
          <w:delText xml:space="preserve">Dylan </w:delText>
        </w:r>
      </w:del>
      <w:del w:id="439" w:author="Usuario" w:date="2022-12-28T18:27:00Z">
        <w:r w:rsidRPr="001A25C1" w:rsidDel="001A25C1">
          <w:rPr>
            <w:sz w:val="20"/>
            <w:szCs w:val="20"/>
            <w:lang w:val="en-US"/>
            <w:rPrChange w:id="440" w:author="Usuario" w:date="2022-12-28T18:26:00Z">
              <w:rPr/>
            </w:rPrChange>
          </w:rPr>
          <w:delText>Scandinaro</w:delText>
        </w:r>
      </w:del>
      <w:del w:id="441" w:author="Usuario" w:date="2022-12-28T18:26:00Z">
        <w:r w:rsidRPr="001A25C1" w:rsidDel="001A25C1">
          <w:rPr>
            <w:sz w:val="20"/>
            <w:szCs w:val="20"/>
            <w:lang w:val="en-US"/>
            <w:rPrChange w:id="442" w:author="Usuario" w:date="2022-12-28T18:26:00Z">
              <w:rPr/>
            </w:rPrChange>
          </w:rPr>
          <w:delText>,</w:delText>
        </w:r>
      </w:del>
      <w:del w:id="443" w:author="Usuario" w:date="2022-12-28T18:27:00Z">
        <w:r w:rsidRPr="001A25C1" w:rsidDel="001A25C1">
          <w:rPr>
            <w:sz w:val="20"/>
            <w:szCs w:val="20"/>
            <w:lang w:val="en-US"/>
            <w:rPrChange w:id="444" w:author="Usuario" w:date="2022-12-28T18:26:00Z">
              <w:rPr/>
            </w:rPrChange>
          </w:rPr>
          <w:delText xml:space="preserve"> </w:delText>
        </w:r>
      </w:del>
      <w:del w:id="445" w:author="Usuario" w:date="2022-12-28T18:26:00Z">
        <w:r w:rsidRPr="001A25C1" w:rsidDel="001A25C1">
          <w:rPr>
            <w:sz w:val="20"/>
            <w:szCs w:val="20"/>
            <w:lang w:val="en-US"/>
            <w:rPrChange w:id="446" w:author="Usuario" w:date="2022-12-28T18:26:00Z">
              <w:rPr/>
            </w:rPrChange>
          </w:rPr>
          <w:delText xml:space="preserve">N. et al. </w:delText>
        </w:r>
      </w:del>
      <w:del w:id="447" w:author="Usuario" w:date="2022-12-28T18:27:00Z">
        <w:r w:rsidRPr="001A25C1" w:rsidDel="001A25C1">
          <w:rPr>
            <w:sz w:val="20"/>
            <w:szCs w:val="20"/>
            <w:lang w:val="en-US"/>
            <w:rPrChange w:id="448" w:author="Usuario" w:date="2022-12-28T18:26:00Z">
              <w:rPr/>
            </w:rPrChange>
          </w:rPr>
          <w:delText xml:space="preserve">(2021). </w:delText>
        </w:r>
        <w:r w:rsidRPr="001A25C1" w:rsidDel="001A25C1">
          <w:rPr>
            <w:i/>
            <w:sz w:val="20"/>
            <w:szCs w:val="20"/>
            <w:lang w:val="en-US"/>
            <w:rPrChange w:id="449" w:author="Usuario" w:date="2022-12-28T18:26:00Z">
              <w:rPr>
                <w:i/>
              </w:rPr>
            </w:rPrChange>
          </w:rPr>
          <w:delText xml:space="preserve">On-Demand QA Testing with Unity Automated QA </w:delText>
        </w:r>
        <w:r w:rsidR="00B060C8" w:rsidRPr="0076621B" w:rsidDel="001A25C1">
          <w:fldChar w:fldCharType="begin"/>
        </w:r>
        <w:r w:rsidR="00B060C8" w:rsidRPr="001A25C1" w:rsidDel="001A25C1">
          <w:rPr>
            <w:lang w:val="en-US"/>
            <w:rPrChange w:id="450" w:author="Usuario" w:date="2022-12-28T18:26:00Z">
              <w:rPr/>
            </w:rPrChange>
          </w:rPr>
          <w:delInstrText xml:space="preserve"> HYPERLINK "https://blog.unity.com/games/on-demand-qa-testing-with-unity</w:delInstrText>
        </w:r>
        <w:r w:rsidR="00B060C8" w:rsidRPr="001A25C1" w:rsidDel="001A25C1">
          <w:rPr>
            <w:lang w:val="en-US"/>
            <w:rPrChange w:id="451" w:author="Usuario" w:date="2022-12-28T18:27:00Z">
              <w:rPr/>
            </w:rPrChange>
          </w:rPr>
          <w:delInstrText xml:space="preserve">-automated-qa" \h </w:delInstrText>
        </w:r>
        <w:r w:rsidR="00B060C8" w:rsidRPr="0076621B" w:rsidDel="001A25C1">
          <w:fldChar w:fldCharType="separate"/>
        </w:r>
        <w:r w:rsidRPr="0076621B" w:rsidDel="001A25C1">
          <w:rPr>
            <w:color w:val="1155CC"/>
            <w:sz w:val="20"/>
            <w:szCs w:val="20"/>
            <w:u w:val="single"/>
            <w:rPrChange w:id="452" w:author="Usuario" w:date="2022-12-28T18:24:00Z">
              <w:rPr>
                <w:color w:val="1155CC"/>
                <w:u w:val="single"/>
              </w:rPr>
            </w:rPrChange>
          </w:rPr>
          <w:delText>https://blog.unity.com/games/on-demand-qa-testing-with-unity-automated-qa</w:delText>
        </w:r>
        <w:r w:rsidR="00B060C8" w:rsidRPr="0076621B" w:rsidDel="001A25C1">
          <w:rPr>
            <w:color w:val="1155CC"/>
            <w:sz w:val="20"/>
            <w:szCs w:val="20"/>
            <w:u w:val="single"/>
            <w:rPrChange w:id="453" w:author="Usuario" w:date="2022-12-28T18:24:00Z">
              <w:rPr>
                <w:color w:val="1155CC"/>
                <w:u w:val="single"/>
              </w:rPr>
            </w:rPrChange>
          </w:rPr>
          <w:fldChar w:fldCharType="end"/>
        </w:r>
      </w:del>
    </w:p>
    <w:p w14:paraId="000003C3" w14:textId="54EE2D78" w:rsidR="00F57640" w:rsidRPr="003603C3" w:rsidDel="001A25C1" w:rsidRDefault="00F57640">
      <w:pPr>
        <w:ind w:left="851" w:hanging="491"/>
        <w:rPr>
          <w:del w:id="454" w:author="Usuario" w:date="2022-12-28T18:27:00Z"/>
          <w:sz w:val="20"/>
          <w:szCs w:val="20"/>
        </w:rPr>
        <w:pPrChange w:id="455" w:author="Usuario" w:date="2022-12-28T18:25:00Z">
          <w:pPr/>
        </w:pPrChange>
      </w:pPr>
    </w:p>
    <w:p w14:paraId="6722492B" w14:textId="0035B4E1" w:rsidR="00C661B4" w:rsidRPr="0076621B" w:rsidDel="00BA56CC" w:rsidRDefault="00C661B4">
      <w:pPr>
        <w:ind w:left="851" w:hanging="491"/>
        <w:jc w:val="both"/>
        <w:rPr>
          <w:del w:id="456" w:author="Usuario" w:date="2022-12-28T18:31:00Z"/>
          <w:i/>
          <w:sz w:val="20"/>
          <w:szCs w:val="20"/>
          <w:rPrChange w:id="457" w:author="Usuario" w:date="2022-12-28T18:24:00Z">
            <w:rPr>
              <w:del w:id="458" w:author="Usuario" w:date="2022-12-28T18:31:00Z"/>
              <w:i/>
            </w:rPr>
          </w:rPrChange>
        </w:rPr>
        <w:pPrChange w:id="459" w:author="Usuario" w:date="2022-12-28T18:25:00Z">
          <w:pPr>
            <w:pStyle w:val="Prrafodelista"/>
            <w:numPr>
              <w:numId w:val="23"/>
            </w:numPr>
            <w:ind w:hanging="360"/>
            <w:jc w:val="both"/>
          </w:pPr>
        </w:pPrChange>
      </w:pPr>
      <w:del w:id="460" w:author="Usuario" w:date="2022-12-28T18:27:00Z">
        <w:r w:rsidRPr="0076621B" w:rsidDel="00BA56CC">
          <w:rPr>
            <w:sz w:val="20"/>
            <w:szCs w:val="20"/>
            <w:rPrChange w:id="461" w:author="Usuario" w:date="2022-12-28T18:24:00Z">
              <w:rPr/>
            </w:rPrChange>
          </w:rPr>
          <w:delText xml:space="preserve">Gabriel Barroso </w:delText>
        </w:r>
      </w:del>
      <w:del w:id="462" w:author="Usuario" w:date="2022-12-28T18:28:00Z">
        <w:r w:rsidRPr="0076621B" w:rsidDel="00BA56CC">
          <w:rPr>
            <w:sz w:val="20"/>
            <w:szCs w:val="20"/>
            <w:rPrChange w:id="463" w:author="Usuario" w:date="2022-12-28T18:24:00Z">
              <w:rPr/>
            </w:rPrChange>
          </w:rPr>
          <w:delText>d</w:delText>
        </w:r>
      </w:del>
      <w:del w:id="464" w:author="Usuario" w:date="2022-12-28T18:31:00Z">
        <w:r w:rsidRPr="0076621B" w:rsidDel="00BA56CC">
          <w:rPr>
            <w:sz w:val="20"/>
            <w:szCs w:val="20"/>
            <w:rPrChange w:id="465" w:author="Usuario" w:date="2022-12-28T18:24:00Z">
              <w:rPr/>
            </w:rPrChange>
          </w:rPr>
          <w:delText xml:space="preserve">a Silva Lima, </w:delText>
        </w:r>
      </w:del>
      <w:del w:id="466" w:author="Usuario" w:date="2022-12-28T18:27:00Z">
        <w:r w:rsidRPr="0076621B" w:rsidDel="00BA56CC">
          <w:rPr>
            <w:sz w:val="20"/>
            <w:szCs w:val="20"/>
            <w:rPrChange w:id="467" w:author="Usuario" w:date="2022-12-28T18:24:00Z">
              <w:rPr/>
            </w:rPrChange>
          </w:rPr>
          <w:delText>N</w:delText>
        </w:r>
      </w:del>
      <w:del w:id="468" w:author="Usuario" w:date="2022-12-28T18:31:00Z">
        <w:r w:rsidRPr="0076621B" w:rsidDel="00BA56CC">
          <w:rPr>
            <w:sz w:val="20"/>
            <w:szCs w:val="20"/>
            <w:rPrChange w:id="469" w:author="Usuario" w:date="2022-12-28T18:24:00Z">
              <w:rPr/>
            </w:rPrChange>
          </w:rPr>
          <w:delText xml:space="preserve">. et al. (2021). </w:delText>
        </w:r>
      </w:del>
      <w:del w:id="470" w:author="Usuario" w:date="2022-12-28T18:28:00Z">
        <w:r w:rsidRPr="0076621B" w:rsidDel="00BA56CC">
          <w:rPr>
            <w:i/>
            <w:sz w:val="20"/>
            <w:szCs w:val="20"/>
            <w:rPrChange w:id="471" w:author="Usuario" w:date="2022-12-28T18:24:00Z">
              <w:rPr>
                <w:i/>
              </w:rPr>
            </w:rPrChange>
          </w:rPr>
          <w:delText>d</w:delText>
        </w:r>
      </w:del>
      <w:del w:id="472" w:author="Usuario" w:date="2022-12-28T18:31:00Z">
        <w:r w:rsidRPr="0076621B" w:rsidDel="00BA56CC">
          <w:rPr>
            <w:i/>
            <w:sz w:val="20"/>
            <w:szCs w:val="20"/>
            <w:rPrChange w:id="473" w:author="Usuario" w:date="2022-12-28T18:24:00Z">
              <w:rPr>
                <w:i/>
              </w:rPr>
            </w:rPrChange>
          </w:rPr>
          <w:delText xml:space="preserve">evops methodology in game development with </w:delText>
        </w:r>
      </w:del>
      <w:del w:id="474" w:author="Usuario" w:date="2022-12-28T18:28:00Z">
        <w:r w:rsidRPr="0076621B" w:rsidDel="00BA56CC">
          <w:rPr>
            <w:i/>
            <w:sz w:val="20"/>
            <w:szCs w:val="20"/>
            <w:rPrChange w:id="475" w:author="Usuario" w:date="2022-12-28T18:24:00Z">
              <w:rPr>
                <w:i/>
              </w:rPr>
            </w:rPrChange>
          </w:rPr>
          <w:delText>unity</w:delText>
        </w:r>
      </w:del>
      <w:del w:id="476" w:author="Usuario" w:date="2022-12-28T18:31:00Z">
        <w:r w:rsidRPr="0076621B" w:rsidDel="00BA56CC">
          <w:rPr>
            <w:i/>
            <w:sz w:val="20"/>
            <w:szCs w:val="20"/>
            <w:rPrChange w:id="477" w:author="Usuario" w:date="2022-12-28T18:24:00Z">
              <w:rPr>
                <w:i/>
              </w:rPr>
            </w:rPrChange>
          </w:rPr>
          <w:delText>3</w:delText>
        </w:r>
      </w:del>
      <w:del w:id="478" w:author="Usuario" w:date="2022-12-28T18:28:00Z">
        <w:r w:rsidRPr="0076621B" w:rsidDel="00BA56CC">
          <w:rPr>
            <w:i/>
            <w:sz w:val="20"/>
            <w:szCs w:val="20"/>
            <w:rPrChange w:id="479" w:author="Usuario" w:date="2022-12-28T18:24:00Z">
              <w:rPr>
                <w:i/>
              </w:rPr>
            </w:rPrChange>
          </w:rPr>
          <w:delText>d</w:delText>
        </w:r>
      </w:del>
      <w:del w:id="480" w:author="Usuario" w:date="2022-12-28T18:27:00Z">
        <w:r w:rsidRPr="0076621B" w:rsidDel="001A25C1">
          <w:rPr>
            <w:i/>
            <w:sz w:val="20"/>
            <w:szCs w:val="20"/>
            <w:rPrChange w:id="481" w:author="Usuario" w:date="2022-12-28T18:24:00Z">
              <w:rPr>
                <w:i/>
              </w:rPr>
            </w:rPrChange>
          </w:rPr>
          <w:delText xml:space="preserve"> </w:delText>
        </w:r>
        <w:r w:rsidRPr="0076621B" w:rsidDel="001A25C1">
          <w:rPr>
            <w:sz w:val="20"/>
            <w:szCs w:val="20"/>
            <w:rPrChange w:id="482" w:author="Usuario" w:date="2022-12-28T18:24:00Z">
              <w:rPr/>
            </w:rPrChange>
          </w:rPr>
          <w:delText>[PDF]</w:delText>
        </w:r>
      </w:del>
      <w:del w:id="483" w:author="Usuario" w:date="2022-12-28T18:31:00Z">
        <w:r w:rsidRPr="0076621B" w:rsidDel="00BA56CC">
          <w:rPr>
            <w:sz w:val="20"/>
            <w:szCs w:val="20"/>
            <w:rPrChange w:id="484" w:author="Usuario" w:date="2022-12-28T18:24:00Z">
              <w:rPr/>
            </w:rPrChange>
          </w:rPr>
          <w:delText xml:space="preserve">. </w:delText>
        </w:r>
        <w:r w:rsidR="00B060C8" w:rsidRPr="0076621B" w:rsidDel="00BA56CC">
          <w:fldChar w:fldCharType="begin"/>
        </w:r>
        <w:r w:rsidR="00B060C8" w:rsidRPr="003603C3" w:rsidDel="00BA56CC">
          <w:delInstrText xml:space="preserve"> HYPERLINK "https://www.ihci-conf.org/wp-content/uploads/2021/07/04_202105C029_Lima.pdf" \h </w:delInstrText>
        </w:r>
        <w:r w:rsidR="00B060C8" w:rsidRPr="0076621B" w:rsidDel="00BA56CC">
          <w:fldChar w:fldCharType="separate"/>
        </w:r>
        <w:r w:rsidRPr="0076621B" w:rsidDel="00BA56CC">
          <w:rPr>
            <w:color w:val="1155CC"/>
            <w:sz w:val="20"/>
            <w:szCs w:val="20"/>
            <w:u w:val="single"/>
            <w:rPrChange w:id="485" w:author="Usuario" w:date="2022-12-28T18:24:00Z">
              <w:rPr>
                <w:color w:val="1155CC"/>
                <w:u w:val="single"/>
              </w:rPr>
            </w:rPrChange>
          </w:rPr>
          <w:delText>https://www.ihci-conf.org/wp-content/uploads/2021/07/04_202105C029_Lima.pdf</w:delText>
        </w:r>
        <w:r w:rsidR="00B060C8" w:rsidRPr="0076621B" w:rsidDel="00BA56CC">
          <w:rPr>
            <w:color w:val="1155CC"/>
            <w:sz w:val="20"/>
            <w:szCs w:val="20"/>
            <w:u w:val="single"/>
            <w:rPrChange w:id="486" w:author="Usuario" w:date="2022-12-28T18:24:00Z">
              <w:rPr>
                <w:color w:val="1155CC"/>
                <w:u w:val="single"/>
              </w:rPr>
            </w:rPrChange>
          </w:rPr>
          <w:fldChar w:fldCharType="end"/>
        </w:r>
        <w:r w:rsidRPr="0076621B" w:rsidDel="00BA56CC">
          <w:rPr>
            <w:sz w:val="20"/>
            <w:szCs w:val="20"/>
            <w:rPrChange w:id="487" w:author="Usuario" w:date="2022-12-28T18:24:00Z">
              <w:rPr/>
            </w:rPrChange>
          </w:rPr>
          <w:delText xml:space="preserve"> </w:delText>
        </w:r>
      </w:del>
    </w:p>
    <w:p w14:paraId="6DB18053" w14:textId="2768C7A6" w:rsidR="00C661B4" w:rsidRPr="003603C3" w:rsidDel="00BA56CC" w:rsidRDefault="00C661B4">
      <w:pPr>
        <w:ind w:left="851" w:hanging="491"/>
        <w:rPr>
          <w:del w:id="488" w:author="Usuario" w:date="2022-12-28T18:31:00Z"/>
          <w:sz w:val="20"/>
          <w:szCs w:val="20"/>
        </w:rPr>
        <w:pPrChange w:id="489" w:author="Usuario" w:date="2022-12-28T18:25:00Z">
          <w:pPr/>
        </w:pPrChange>
      </w:pPr>
    </w:p>
    <w:p w14:paraId="05485B41" w14:textId="77777777" w:rsidR="00BA56CC" w:rsidRPr="00BA56CC" w:rsidRDefault="00BA56CC" w:rsidP="00BA56CC">
      <w:pPr>
        <w:keepNext/>
        <w:keepLines/>
        <w:pBdr>
          <w:top w:val="nil"/>
          <w:left w:val="nil"/>
          <w:bottom w:val="nil"/>
          <w:right w:val="nil"/>
          <w:between w:val="nil"/>
        </w:pBdr>
        <w:ind w:left="851" w:hanging="491"/>
        <w:jc w:val="both"/>
        <w:rPr>
          <w:ins w:id="490" w:author="Usuario" w:date="2022-12-28T18:30:00Z"/>
          <w:color w:val="000000"/>
          <w:sz w:val="20"/>
          <w:szCs w:val="20"/>
          <w:lang w:val="es-MX"/>
          <w:rPrChange w:id="491" w:author="Usuario" w:date="2022-12-28T18:30:00Z">
            <w:rPr>
              <w:ins w:id="492" w:author="Usuario" w:date="2022-12-28T18:30:00Z"/>
              <w:color w:val="000000"/>
              <w:sz w:val="20"/>
              <w:szCs w:val="20"/>
              <w:lang w:val="en-US"/>
            </w:rPr>
          </w:rPrChange>
        </w:rPr>
      </w:pPr>
      <w:bookmarkStart w:id="493" w:name="_heading=h.ebp64bej70rz" w:colFirst="0" w:colLast="0"/>
      <w:bookmarkEnd w:id="493"/>
      <w:ins w:id="494" w:author="Usuario" w:date="2022-12-28T18:30:00Z">
        <w:r w:rsidRPr="0074129C">
          <w:rPr>
            <w:color w:val="000000"/>
            <w:sz w:val="20"/>
            <w:szCs w:val="20"/>
          </w:rPr>
          <w:t xml:space="preserve">Paduraru, </w:t>
        </w:r>
        <w:r>
          <w:rPr>
            <w:color w:val="000000"/>
            <w:sz w:val="20"/>
            <w:szCs w:val="20"/>
          </w:rPr>
          <w:t>C</w:t>
        </w:r>
        <w:r w:rsidRPr="0074129C">
          <w:rPr>
            <w:color w:val="000000"/>
            <w:sz w:val="20"/>
            <w:szCs w:val="20"/>
          </w:rPr>
          <w:t>.</w:t>
        </w:r>
        <w:r>
          <w:rPr>
            <w:color w:val="000000"/>
            <w:sz w:val="20"/>
            <w:szCs w:val="20"/>
          </w:rPr>
          <w:t xml:space="preserve">, </w:t>
        </w:r>
        <w:r w:rsidRPr="0074129C">
          <w:rPr>
            <w:color w:val="000000"/>
            <w:sz w:val="20"/>
            <w:szCs w:val="20"/>
          </w:rPr>
          <w:t xml:space="preserve">Paduraru, </w:t>
        </w:r>
        <w:r>
          <w:rPr>
            <w:color w:val="000000"/>
            <w:sz w:val="20"/>
            <w:szCs w:val="20"/>
          </w:rPr>
          <w:t>C</w:t>
        </w:r>
        <w:r w:rsidRPr="0074129C">
          <w:rPr>
            <w:color w:val="000000"/>
            <w:sz w:val="20"/>
            <w:szCs w:val="20"/>
          </w:rPr>
          <w:t>.</w:t>
        </w:r>
        <w:r>
          <w:rPr>
            <w:color w:val="000000"/>
            <w:sz w:val="20"/>
            <w:szCs w:val="20"/>
          </w:rPr>
          <w:t xml:space="preserve"> &amp; </w:t>
        </w:r>
        <w:r w:rsidRPr="00BA56CC">
          <w:rPr>
            <w:color w:val="000000"/>
            <w:sz w:val="20"/>
            <w:szCs w:val="20"/>
          </w:rPr>
          <w:t>Stefanescu</w:t>
        </w:r>
        <w:r>
          <w:rPr>
            <w:color w:val="000000"/>
            <w:sz w:val="20"/>
            <w:szCs w:val="20"/>
          </w:rPr>
          <w:t xml:space="preserve">, A. </w:t>
        </w:r>
        <w:r w:rsidRPr="0074129C">
          <w:rPr>
            <w:color w:val="000000"/>
            <w:sz w:val="20"/>
            <w:szCs w:val="20"/>
          </w:rPr>
          <w:t xml:space="preserve">(2021). </w:t>
        </w:r>
        <w:r w:rsidRPr="0074129C">
          <w:rPr>
            <w:i/>
            <w:color w:val="000000"/>
            <w:sz w:val="20"/>
            <w:szCs w:val="20"/>
            <w:lang w:val="en-US"/>
          </w:rPr>
          <w:t>Automated game testing using computer vision methods</w:t>
        </w:r>
        <w:r w:rsidRPr="0074129C">
          <w:rPr>
            <w:color w:val="000000"/>
            <w:sz w:val="20"/>
            <w:szCs w:val="20"/>
            <w:lang w:val="en-US"/>
          </w:rPr>
          <w:t xml:space="preserve">. </w:t>
        </w:r>
        <w:r w:rsidRPr="0074129C">
          <w:fldChar w:fldCharType="begin"/>
        </w:r>
        <w:r w:rsidRPr="0074129C">
          <w:rPr>
            <w:lang w:val="en-US"/>
          </w:rPr>
          <w:instrText xml:space="preserve"> HYPERLINK "https://ieeexplore.ieee.org/abstract/document/9680292/authors" \l "authors" \h </w:instrText>
        </w:r>
        <w:r w:rsidRPr="0074129C">
          <w:fldChar w:fldCharType="separate"/>
        </w:r>
        <w:r w:rsidRPr="00BA56CC">
          <w:rPr>
            <w:color w:val="1155CC"/>
            <w:sz w:val="20"/>
            <w:szCs w:val="20"/>
            <w:u w:val="single"/>
            <w:lang w:val="es-MX"/>
            <w:rPrChange w:id="495" w:author="Usuario" w:date="2022-12-28T18:30:00Z">
              <w:rPr>
                <w:color w:val="1155CC"/>
                <w:sz w:val="20"/>
                <w:szCs w:val="20"/>
                <w:u w:val="single"/>
                <w:lang w:val="en-US"/>
              </w:rPr>
            </w:rPrChange>
          </w:rPr>
          <w:t>https://ieeexplore.ieee.org/abstract/document/9680292/authors#authors</w:t>
        </w:r>
        <w:r w:rsidRPr="0074129C">
          <w:rPr>
            <w:color w:val="1155CC"/>
            <w:sz w:val="20"/>
            <w:szCs w:val="20"/>
            <w:u w:val="single"/>
          </w:rPr>
          <w:fldChar w:fldCharType="end"/>
        </w:r>
        <w:r w:rsidRPr="00BA56CC">
          <w:rPr>
            <w:color w:val="000000"/>
            <w:sz w:val="20"/>
            <w:szCs w:val="20"/>
            <w:lang w:val="es-MX"/>
            <w:rPrChange w:id="496" w:author="Usuario" w:date="2022-12-28T18:30:00Z">
              <w:rPr>
                <w:color w:val="000000"/>
                <w:sz w:val="20"/>
                <w:szCs w:val="20"/>
                <w:lang w:val="en-US"/>
              </w:rPr>
            </w:rPrChange>
          </w:rPr>
          <w:t xml:space="preserve"> </w:t>
        </w:r>
      </w:ins>
    </w:p>
    <w:p w14:paraId="3E1E16F7" w14:textId="77777777" w:rsidR="00BA56CC" w:rsidRDefault="00BA56CC" w:rsidP="001A25C1">
      <w:pPr>
        <w:ind w:left="851" w:hanging="491"/>
        <w:jc w:val="both"/>
        <w:rPr>
          <w:ins w:id="497" w:author="Usuario" w:date="2022-12-28T18:30:00Z"/>
          <w:sz w:val="20"/>
          <w:szCs w:val="20"/>
          <w:lang w:val="es-MX"/>
        </w:rPr>
      </w:pPr>
    </w:p>
    <w:p w14:paraId="50534356" w14:textId="43E187A8" w:rsidR="001A25C1" w:rsidRPr="0074129C" w:rsidRDefault="001A25C1" w:rsidP="001A25C1">
      <w:pPr>
        <w:ind w:left="851" w:hanging="491"/>
        <w:jc w:val="both"/>
        <w:rPr>
          <w:ins w:id="498" w:author="Usuario" w:date="2022-12-28T18:27:00Z"/>
          <w:sz w:val="20"/>
          <w:szCs w:val="20"/>
        </w:rPr>
      </w:pPr>
      <w:ins w:id="499" w:author="Usuario" w:date="2022-12-28T18:27:00Z">
        <w:r w:rsidRPr="00BA56CC">
          <w:rPr>
            <w:sz w:val="20"/>
            <w:szCs w:val="20"/>
            <w:lang w:val="es-MX"/>
            <w:rPrChange w:id="500" w:author="Usuario" w:date="2022-12-28T18:30:00Z">
              <w:rPr>
                <w:sz w:val="20"/>
                <w:szCs w:val="20"/>
                <w:lang w:val="en-US"/>
              </w:rPr>
            </w:rPrChange>
          </w:rPr>
          <w:t xml:space="preserve">Scandinaro, D. (2021). </w:t>
        </w:r>
        <w:r w:rsidRPr="0074129C">
          <w:rPr>
            <w:i/>
            <w:sz w:val="20"/>
            <w:szCs w:val="20"/>
            <w:lang w:val="en-US"/>
          </w:rPr>
          <w:t>On-Demand QA Testing with Unity Automated QA</w:t>
        </w:r>
        <w:r>
          <w:rPr>
            <w:i/>
            <w:sz w:val="20"/>
            <w:szCs w:val="20"/>
            <w:lang w:val="en-US"/>
          </w:rPr>
          <w:t>.</w:t>
        </w:r>
        <w:r w:rsidRPr="0074129C">
          <w:rPr>
            <w:i/>
            <w:sz w:val="20"/>
            <w:szCs w:val="20"/>
            <w:lang w:val="en-US"/>
          </w:rPr>
          <w:t xml:space="preserve"> </w:t>
        </w:r>
        <w:r w:rsidRPr="0074129C">
          <w:fldChar w:fldCharType="begin"/>
        </w:r>
        <w:r w:rsidRPr="0074129C">
          <w:rPr>
            <w:lang w:val="en-US"/>
          </w:rPr>
          <w:instrText xml:space="preserve"> HYPERLINK "https://blog.unity.com/games/on-demand-qa-testing-with-unity-automated-qa" \h </w:instrText>
        </w:r>
        <w:r w:rsidRPr="0074129C">
          <w:fldChar w:fldCharType="separate"/>
        </w:r>
        <w:r w:rsidRPr="0074129C">
          <w:rPr>
            <w:color w:val="1155CC"/>
            <w:sz w:val="20"/>
            <w:szCs w:val="20"/>
            <w:u w:val="single"/>
          </w:rPr>
          <w:t>https://blog.unity.com/games/on-demand-qa-testing-with-unity-automated-qa</w:t>
        </w:r>
        <w:r w:rsidRPr="0074129C">
          <w:rPr>
            <w:color w:val="1155CC"/>
            <w:sz w:val="20"/>
            <w:szCs w:val="20"/>
            <w:u w:val="single"/>
          </w:rPr>
          <w:fldChar w:fldCharType="end"/>
        </w:r>
      </w:ins>
    </w:p>
    <w:p w14:paraId="4EFA5C85" w14:textId="77777777" w:rsidR="001A25C1" w:rsidRDefault="001A25C1">
      <w:pPr>
        <w:ind w:left="851" w:hanging="491"/>
        <w:jc w:val="both"/>
        <w:rPr>
          <w:ins w:id="501" w:author="Usuario" w:date="2022-12-28T18:27:00Z"/>
          <w:sz w:val="20"/>
          <w:szCs w:val="20"/>
        </w:rPr>
        <w:pPrChange w:id="502" w:author="Usuario" w:date="2022-12-28T18:25:00Z">
          <w:pPr>
            <w:pStyle w:val="Prrafodelista"/>
            <w:numPr>
              <w:numId w:val="23"/>
            </w:numPr>
            <w:ind w:hanging="360"/>
            <w:jc w:val="both"/>
          </w:pPr>
        </w:pPrChange>
      </w:pPr>
    </w:p>
    <w:p w14:paraId="000003C6" w14:textId="26CEC9F1" w:rsidR="00F57640" w:rsidRPr="0076621B" w:rsidDel="002D4805" w:rsidRDefault="00EC7AD0">
      <w:pPr>
        <w:ind w:left="851" w:hanging="491"/>
        <w:jc w:val="both"/>
        <w:rPr>
          <w:del w:id="503" w:author="Usuario" w:date="2022-12-28T18:34:00Z"/>
          <w:sz w:val="20"/>
          <w:szCs w:val="20"/>
        </w:rPr>
        <w:pPrChange w:id="504" w:author="Usuario" w:date="2022-12-28T18:25:00Z">
          <w:pPr>
            <w:pStyle w:val="Prrafodelista"/>
            <w:numPr>
              <w:numId w:val="23"/>
            </w:numPr>
            <w:ind w:hanging="360"/>
            <w:jc w:val="both"/>
          </w:pPr>
        </w:pPrChange>
      </w:pPr>
      <w:del w:id="505" w:author="Usuario" w:date="2022-12-28T18:33:00Z">
        <w:r w:rsidRPr="0076621B" w:rsidDel="00C01C8A">
          <w:rPr>
            <w:sz w:val="20"/>
            <w:szCs w:val="20"/>
          </w:rPr>
          <w:delText xml:space="preserve">Wael </w:delText>
        </w:r>
      </w:del>
      <w:del w:id="506" w:author="Usuario" w:date="2022-12-28T18:34:00Z">
        <w:r w:rsidRPr="0076621B" w:rsidDel="002D4805">
          <w:rPr>
            <w:sz w:val="20"/>
            <w:szCs w:val="20"/>
          </w:rPr>
          <w:delText xml:space="preserve">Awad, </w:delText>
        </w:r>
        <w:r w:rsidRPr="0076621B" w:rsidDel="002D4805">
          <w:rPr>
            <w:i/>
            <w:sz w:val="20"/>
            <w:szCs w:val="20"/>
          </w:rPr>
          <w:delText>Game Testing Automation Guidance</w:delText>
        </w:r>
      </w:del>
      <w:del w:id="507" w:author="Usuario" w:date="2022-12-28T18:32:00Z">
        <w:r w:rsidRPr="0076621B" w:rsidDel="00C01C8A">
          <w:rPr>
            <w:i/>
            <w:sz w:val="20"/>
            <w:szCs w:val="20"/>
          </w:rPr>
          <w:delText xml:space="preserve"> </w:delText>
        </w:r>
        <w:r w:rsidRPr="0076621B" w:rsidDel="00C01C8A">
          <w:rPr>
            <w:sz w:val="20"/>
            <w:szCs w:val="20"/>
          </w:rPr>
          <w:delText>[PDF]</w:delText>
        </w:r>
      </w:del>
      <w:del w:id="508" w:author="Usuario" w:date="2022-12-28T18:34:00Z">
        <w:r w:rsidRPr="0076621B" w:rsidDel="002D4805">
          <w:rPr>
            <w:sz w:val="20"/>
            <w:szCs w:val="20"/>
          </w:rPr>
          <w:delText xml:space="preserve">. </w:delText>
        </w:r>
        <w:r w:rsidR="00B060C8" w:rsidRPr="0076621B" w:rsidDel="002D4805">
          <w:fldChar w:fldCharType="begin"/>
        </w:r>
        <w:r w:rsidR="00B060C8" w:rsidRPr="003603C3" w:rsidDel="002D4805">
          <w:delInstrText xml:space="preserve"> HYPERLINK "https://www.theseus.fi/bitstream/handle/10024/505977/Game%20Testing%20Automation%20Guidance.pdf?sequence=2&amp;isAllowed=y" \h </w:delInstrText>
        </w:r>
        <w:r w:rsidR="00B060C8" w:rsidRPr="0076621B" w:rsidDel="002D4805">
          <w:fldChar w:fldCharType="separate"/>
        </w:r>
        <w:r w:rsidRPr="0076621B" w:rsidDel="002D4805">
          <w:rPr>
            <w:color w:val="1155CC"/>
            <w:sz w:val="20"/>
            <w:szCs w:val="20"/>
            <w:u w:val="single"/>
          </w:rPr>
          <w:delText>https://www.theseus.fi/bitstream/handle/10024/505977/Game%20Testing%20Automation%20Guidance.pdf?sequence=2&amp;isAllowed=y</w:delText>
        </w:r>
        <w:r w:rsidR="00B060C8" w:rsidRPr="0076621B" w:rsidDel="002D4805">
          <w:rPr>
            <w:color w:val="1155CC"/>
            <w:sz w:val="20"/>
            <w:szCs w:val="20"/>
            <w:u w:val="single"/>
            <w:rPrChange w:id="509" w:author="Usuario" w:date="2022-12-28T18:24:00Z">
              <w:rPr>
                <w:color w:val="1155CC"/>
                <w:sz w:val="20"/>
                <w:szCs w:val="20"/>
                <w:u w:val="single"/>
              </w:rPr>
            </w:rPrChange>
          </w:rPr>
          <w:fldChar w:fldCharType="end"/>
        </w:r>
        <w:r w:rsidRPr="0076621B" w:rsidDel="002D4805">
          <w:rPr>
            <w:sz w:val="20"/>
            <w:szCs w:val="20"/>
          </w:rPr>
          <w:delText xml:space="preserve"> </w:delText>
        </w:r>
      </w:del>
    </w:p>
    <w:p w14:paraId="000003C7" w14:textId="77777777" w:rsidR="00F57640" w:rsidRPr="003603C3" w:rsidRDefault="00F57640" w:rsidP="00834C77">
      <w:pPr>
        <w:jc w:val="both"/>
        <w:rPr>
          <w:sz w:val="20"/>
          <w:szCs w:val="20"/>
        </w:rPr>
      </w:pPr>
    </w:p>
    <w:p w14:paraId="000003CC" w14:textId="77777777" w:rsidR="00F57640" w:rsidRPr="003603C3" w:rsidRDefault="00F57640" w:rsidP="00834C77">
      <w:pPr>
        <w:rPr>
          <w:sz w:val="20"/>
          <w:szCs w:val="20"/>
        </w:rPr>
      </w:pPr>
    </w:p>
    <w:p w14:paraId="000003CD" w14:textId="77777777" w:rsidR="00F57640" w:rsidRPr="003603C3" w:rsidRDefault="00EC7AD0" w:rsidP="00834C77">
      <w:pPr>
        <w:numPr>
          <w:ilvl w:val="0"/>
          <w:numId w:val="12"/>
        </w:numPr>
        <w:pBdr>
          <w:top w:val="nil"/>
          <w:left w:val="nil"/>
          <w:bottom w:val="nil"/>
          <w:right w:val="nil"/>
          <w:between w:val="nil"/>
        </w:pBdr>
        <w:ind w:left="284" w:hanging="284"/>
        <w:jc w:val="both"/>
        <w:rPr>
          <w:b/>
          <w:color w:val="000000"/>
          <w:sz w:val="20"/>
          <w:szCs w:val="20"/>
        </w:rPr>
      </w:pPr>
      <w:r w:rsidRPr="003603C3">
        <w:rPr>
          <w:b/>
          <w:color w:val="000000"/>
          <w:sz w:val="20"/>
          <w:szCs w:val="20"/>
        </w:rPr>
        <w:t>CONTROL DEL DOCUMENTO</w:t>
      </w:r>
    </w:p>
    <w:p w14:paraId="000003CE" w14:textId="77777777" w:rsidR="00F57640" w:rsidRPr="003603C3" w:rsidRDefault="00F57640" w:rsidP="00834C77">
      <w:pPr>
        <w:jc w:val="both"/>
        <w:rPr>
          <w:b/>
          <w:sz w:val="20"/>
          <w:szCs w:val="20"/>
        </w:rPr>
      </w:pPr>
    </w:p>
    <w:tbl>
      <w:tblPr>
        <w:tblStyle w:val="affff7"/>
        <w:tblW w:w="943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275"/>
        <w:gridCol w:w="1560"/>
        <w:gridCol w:w="1701"/>
        <w:gridCol w:w="3007"/>
        <w:gridCol w:w="1888"/>
      </w:tblGrid>
      <w:tr w:rsidR="000C27B2" w:rsidRPr="003603C3" w14:paraId="66F432AE" w14:textId="77777777" w:rsidTr="00013DD0">
        <w:trPr>
          <w:trHeight w:val="475"/>
        </w:trPr>
        <w:tc>
          <w:tcPr>
            <w:tcW w:w="1275" w:type="dxa"/>
            <w:vMerge w:val="restart"/>
          </w:tcPr>
          <w:p w14:paraId="000003CF" w14:textId="77777777" w:rsidR="000C27B2" w:rsidRPr="003603C3" w:rsidRDefault="000C27B2" w:rsidP="00834C77">
            <w:pPr>
              <w:spacing w:line="276" w:lineRule="auto"/>
              <w:jc w:val="both"/>
              <w:rPr>
                <w:sz w:val="20"/>
                <w:szCs w:val="20"/>
              </w:rPr>
            </w:pPr>
          </w:p>
          <w:p w14:paraId="000003D0" w14:textId="77777777" w:rsidR="000C27B2" w:rsidRPr="003603C3" w:rsidRDefault="000C27B2" w:rsidP="00834C77">
            <w:pPr>
              <w:spacing w:line="276" w:lineRule="auto"/>
              <w:jc w:val="both"/>
              <w:rPr>
                <w:sz w:val="20"/>
                <w:szCs w:val="20"/>
              </w:rPr>
            </w:pPr>
            <w:r w:rsidRPr="003603C3">
              <w:rPr>
                <w:sz w:val="20"/>
                <w:szCs w:val="20"/>
              </w:rPr>
              <w:t>Autor (es)</w:t>
            </w:r>
          </w:p>
        </w:tc>
        <w:tc>
          <w:tcPr>
            <w:tcW w:w="1560" w:type="dxa"/>
            <w:vAlign w:val="center"/>
          </w:tcPr>
          <w:p w14:paraId="000003D1" w14:textId="77777777" w:rsidR="000C27B2" w:rsidRPr="003603C3" w:rsidRDefault="000C27B2" w:rsidP="00834C77">
            <w:pPr>
              <w:spacing w:line="276" w:lineRule="auto"/>
              <w:jc w:val="center"/>
              <w:rPr>
                <w:sz w:val="20"/>
                <w:szCs w:val="20"/>
              </w:rPr>
            </w:pPr>
            <w:r w:rsidRPr="003603C3">
              <w:rPr>
                <w:sz w:val="20"/>
                <w:szCs w:val="20"/>
              </w:rPr>
              <w:t>Nombre</w:t>
            </w:r>
          </w:p>
        </w:tc>
        <w:tc>
          <w:tcPr>
            <w:tcW w:w="1701" w:type="dxa"/>
            <w:vAlign w:val="center"/>
          </w:tcPr>
          <w:p w14:paraId="000003D2" w14:textId="77777777" w:rsidR="000C27B2" w:rsidRPr="003603C3" w:rsidRDefault="000C27B2" w:rsidP="00834C77">
            <w:pPr>
              <w:spacing w:line="276" w:lineRule="auto"/>
              <w:jc w:val="center"/>
              <w:rPr>
                <w:sz w:val="20"/>
                <w:szCs w:val="20"/>
              </w:rPr>
            </w:pPr>
            <w:r w:rsidRPr="003603C3">
              <w:rPr>
                <w:sz w:val="20"/>
                <w:szCs w:val="20"/>
              </w:rPr>
              <w:t>Cargo</w:t>
            </w:r>
          </w:p>
        </w:tc>
        <w:tc>
          <w:tcPr>
            <w:tcW w:w="3007" w:type="dxa"/>
            <w:vAlign w:val="center"/>
          </w:tcPr>
          <w:p w14:paraId="000003D4" w14:textId="3B2CB203" w:rsidR="000C27B2" w:rsidRPr="003603C3" w:rsidRDefault="000C27B2" w:rsidP="00834C77">
            <w:pPr>
              <w:spacing w:line="276" w:lineRule="auto"/>
              <w:jc w:val="center"/>
              <w:rPr>
                <w:i/>
                <w:sz w:val="20"/>
                <w:szCs w:val="20"/>
              </w:rPr>
            </w:pPr>
            <w:r w:rsidRPr="003603C3">
              <w:rPr>
                <w:sz w:val="20"/>
                <w:szCs w:val="20"/>
              </w:rPr>
              <w:t>Dependencia</w:t>
            </w:r>
          </w:p>
        </w:tc>
        <w:tc>
          <w:tcPr>
            <w:tcW w:w="1888" w:type="dxa"/>
            <w:vAlign w:val="center"/>
          </w:tcPr>
          <w:p w14:paraId="000003D5" w14:textId="77777777" w:rsidR="000C27B2" w:rsidRPr="003603C3" w:rsidRDefault="000C27B2" w:rsidP="00834C77">
            <w:pPr>
              <w:spacing w:line="276" w:lineRule="auto"/>
              <w:jc w:val="center"/>
              <w:rPr>
                <w:sz w:val="20"/>
                <w:szCs w:val="20"/>
              </w:rPr>
            </w:pPr>
            <w:r w:rsidRPr="003603C3">
              <w:rPr>
                <w:sz w:val="20"/>
                <w:szCs w:val="20"/>
              </w:rPr>
              <w:t>Fecha</w:t>
            </w:r>
          </w:p>
        </w:tc>
      </w:tr>
      <w:tr w:rsidR="000C27B2" w:rsidRPr="003603C3" w14:paraId="41493B64" w14:textId="77777777" w:rsidTr="00013DD0">
        <w:trPr>
          <w:trHeight w:val="340"/>
        </w:trPr>
        <w:tc>
          <w:tcPr>
            <w:tcW w:w="1275" w:type="dxa"/>
            <w:vMerge/>
          </w:tcPr>
          <w:p w14:paraId="000003D6" w14:textId="77777777" w:rsidR="000C27B2" w:rsidRPr="003603C3" w:rsidRDefault="000C27B2" w:rsidP="00834C77">
            <w:pPr>
              <w:widowControl w:val="0"/>
              <w:pBdr>
                <w:top w:val="nil"/>
                <w:left w:val="nil"/>
                <w:bottom w:val="nil"/>
                <w:right w:val="nil"/>
                <w:between w:val="nil"/>
              </w:pBdr>
              <w:spacing w:line="276" w:lineRule="auto"/>
              <w:rPr>
                <w:sz w:val="20"/>
                <w:szCs w:val="20"/>
              </w:rPr>
            </w:pPr>
          </w:p>
        </w:tc>
        <w:tc>
          <w:tcPr>
            <w:tcW w:w="1560" w:type="dxa"/>
          </w:tcPr>
          <w:p w14:paraId="000003D7" w14:textId="450478D2" w:rsidR="000C27B2" w:rsidRPr="003603C3" w:rsidRDefault="008A2590">
            <w:pPr>
              <w:spacing w:line="276" w:lineRule="auto"/>
              <w:jc w:val="both"/>
              <w:rPr>
                <w:b w:val="0"/>
                <w:sz w:val="20"/>
                <w:szCs w:val="20"/>
              </w:rPr>
              <w:pPrChange w:id="510" w:author="Usuario" w:date="2022-12-28T18:35:00Z">
                <w:pPr>
                  <w:spacing w:line="276" w:lineRule="auto"/>
                </w:pPr>
              </w:pPrChange>
            </w:pPr>
            <w:r w:rsidRPr="003603C3">
              <w:rPr>
                <w:b w:val="0"/>
                <w:sz w:val="20"/>
                <w:szCs w:val="20"/>
              </w:rPr>
              <w:t>Julián David Giraldo Baena</w:t>
            </w:r>
          </w:p>
        </w:tc>
        <w:tc>
          <w:tcPr>
            <w:tcW w:w="1701" w:type="dxa"/>
          </w:tcPr>
          <w:p w14:paraId="000003D8" w14:textId="77777777" w:rsidR="000C27B2" w:rsidRPr="003603C3" w:rsidRDefault="000C27B2">
            <w:pPr>
              <w:spacing w:line="276" w:lineRule="auto"/>
              <w:jc w:val="both"/>
              <w:rPr>
                <w:b w:val="0"/>
                <w:sz w:val="20"/>
                <w:szCs w:val="20"/>
              </w:rPr>
              <w:pPrChange w:id="511" w:author="Usuario" w:date="2022-12-28T18:35:00Z">
                <w:pPr>
                  <w:spacing w:line="276" w:lineRule="auto"/>
                </w:pPr>
              </w:pPrChange>
            </w:pPr>
            <w:r w:rsidRPr="003603C3">
              <w:rPr>
                <w:b w:val="0"/>
                <w:sz w:val="20"/>
                <w:szCs w:val="20"/>
              </w:rPr>
              <w:t>Experto</w:t>
            </w:r>
          </w:p>
          <w:p w14:paraId="000003D9" w14:textId="77777777" w:rsidR="000C27B2" w:rsidRPr="003603C3" w:rsidRDefault="000C27B2">
            <w:pPr>
              <w:spacing w:line="276" w:lineRule="auto"/>
              <w:jc w:val="both"/>
              <w:rPr>
                <w:b w:val="0"/>
                <w:sz w:val="20"/>
                <w:szCs w:val="20"/>
              </w:rPr>
              <w:pPrChange w:id="512" w:author="Usuario" w:date="2022-12-28T18:35:00Z">
                <w:pPr>
                  <w:spacing w:line="276" w:lineRule="auto"/>
                </w:pPr>
              </w:pPrChange>
            </w:pPr>
            <w:r w:rsidRPr="003603C3">
              <w:rPr>
                <w:b w:val="0"/>
                <w:sz w:val="20"/>
                <w:szCs w:val="20"/>
              </w:rPr>
              <w:t>Temático</w:t>
            </w:r>
          </w:p>
        </w:tc>
        <w:tc>
          <w:tcPr>
            <w:tcW w:w="3007" w:type="dxa"/>
          </w:tcPr>
          <w:p w14:paraId="000003DA" w14:textId="3B738E20" w:rsidR="000C27B2" w:rsidRPr="003603C3" w:rsidRDefault="000C27B2">
            <w:pPr>
              <w:spacing w:line="276" w:lineRule="auto"/>
              <w:jc w:val="both"/>
              <w:rPr>
                <w:b w:val="0"/>
                <w:sz w:val="20"/>
                <w:szCs w:val="20"/>
              </w:rPr>
              <w:pPrChange w:id="513" w:author="Usuario" w:date="2022-12-28T18:35:00Z">
                <w:pPr>
                  <w:spacing w:line="276" w:lineRule="auto"/>
                </w:pPr>
              </w:pPrChange>
            </w:pPr>
            <w:del w:id="514" w:author="Usuario" w:date="2022-12-28T18:35:00Z">
              <w:r w:rsidRPr="003603C3" w:rsidDel="002D4805">
                <w:rPr>
                  <w:b w:val="0"/>
                  <w:sz w:val="20"/>
                  <w:szCs w:val="20"/>
                </w:rPr>
                <w:delText xml:space="preserve">Sena </w:delText>
              </w:r>
            </w:del>
            <w:r w:rsidRPr="003603C3">
              <w:rPr>
                <w:b w:val="0"/>
                <w:sz w:val="20"/>
                <w:szCs w:val="20"/>
              </w:rPr>
              <w:t>Regional Risaralda</w:t>
            </w:r>
            <w:ins w:id="515" w:author="Usuario" w:date="2022-12-28T18:35:00Z">
              <w:r w:rsidR="002D4805">
                <w:rPr>
                  <w:b w:val="0"/>
                  <w:sz w:val="20"/>
                  <w:szCs w:val="20"/>
                </w:rPr>
                <w:t xml:space="preserve"> - </w:t>
              </w:r>
            </w:ins>
            <w:del w:id="516" w:author="Usuario" w:date="2022-12-28T18:35:00Z">
              <w:r w:rsidRPr="003603C3" w:rsidDel="002D4805">
                <w:rPr>
                  <w:b w:val="0"/>
                  <w:sz w:val="20"/>
                  <w:szCs w:val="20"/>
                </w:rPr>
                <w:delText xml:space="preserve"> </w:delText>
              </w:r>
            </w:del>
            <w:r w:rsidRPr="003603C3">
              <w:rPr>
                <w:b w:val="0"/>
                <w:sz w:val="20"/>
                <w:szCs w:val="20"/>
              </w:rPr>
              <w:t>Centro de Diseño e Innovación Tecnológica Industrial</w:t>
            </w:r>
          </w:p>
        </w:tc>
        <w:tc>
          <w:tcPr>
            <w:tcW w:w="1888" w:type="dxa"/>
          </w:tcPr>
          <w:p w14:paraId="000003DB" w14:textId="0A00F1E4" w:rsidR="000C27B2" w:rsidRPr="003603C3" w:rsidRDefault="00453DD7">
            <w:pPr>
              <w:spacing w:line="276" w:lineRule="auto"/>
              <w:jc w:val="both"/>
              <w:rPr>
                <w:b w:val="0"/>
                <w:sz w:val="20"/>
                <w:szCs w:val="20"/>
              </w:rPr>
              <w:pPrChange w:id="517" w:author="Usuario" w:date="2022-12-28T18:35:00Z">
                <w:pPr>
                  <w:spacing w:line="276" w:lineRule="auto"/>
                </w:pPr>
              </w:pPrChange>
            </w:pPr>
            <w:r w:rsidRPr="003603C3">
              <w:rPr>
                <w:b w:val="0"/>
                <w:sz w:val="20"/>
                <w:szCs w:val="20"/>
              </w:rPr>
              <w:t>Noviembre</w:t>
            </w:r>
            <w:r w:rsidR="000C27B2" w:rsidRPr="003603C3">
              <w:rPr>
                <w:b w:val="0"/>
                <w:sz w:val="20"/>
                <w:szCs w:val="20"/>
              </w:rPr>
              <w:t xml:space="preserve"> </w:t>
            </w:r>
            <w:ins w:id="518" w:author="Usuario" w:date="2022-12-28T18:35:00Z">
              <w:r w:rsidR="002D4805">
                <w:rPr>
                  <w:b w:val="0"/>
                  <w:sz w:val="20"/>
                  <w:szCs w:val="20"/>
                </w:rPr>
                <w:t xml:space="preserve">de </w:t>
              </w:r>
            </w:ins>
            <w:r w:rsidR="000C27B2" w:rsidRPr="003603C3">
              <w:rPr>
                <w:b w:val="0"/>
                <w:sz w:val="20"/>
                <w:szCs w:val="20"/>
              </w:rPr>
              <w:t>2022</w:t>
            </w:r>
          </w:p>
        </w:tc>
      </w:tr>
      <w:tr w:rsidR="002D4805" w:rsidRPr="003603C3" w14:paraId="0BC05C91" w14:textId="77777777" w:rsidTr="00013DD0">
        <w:trPr>
          <w:trHeight w:val="340"/>
        </w:trPr>
        <w:tc>
          <w:tcPr>
            <w:tcW w:w="1275" w:type="dxa"/>
            <w:vMerge/>
          </w:tcPr>
          <w:p w14:paraId="5A1F30C8" w14:textId="77777777" w:rsidR="002D4805" w:rsidRPr="003603C3" w:rsidRDefault="002D4805" w:rsidP="002D4805">
            <w:pPr>
              <w:widowControl w:val="0"/>
              <w:pBdr>
                <w:top w:val="nil"/>
                <w:left w:val="nil"/>
                <w:bottom w:val="nil"/>
                <w:right w:val="nil"/>
                <w:between w:val="nil"/>
              </w:pBdr>
              <w:spacing w:line="276" w:lineRule="auto"/>
              <w:rPr>
                <w:sz w:val="20"/>
                <w:szCs w:val="20"/>
              </w:rPr>
            </w:pPr>
          </w:p>
        </w:tc>
        <w:tc>
          <w:tcPr>
            <w:tcW w:w="1560" w:type="dxa"/>
          </w:tcPr>
          <w:p w14:paraId="799F3BE6" w14:textId="56B0E1F5" w:rsidR="002D4805" w:rsidRPr="003603C3" w:rsidRDefault="002D4805">
            <w:pPr>
              <w:spacing w:line="276" w:lineRule="auto"/>
              <w:jc w:val="both"/>
              <w:rPr>
                <w:sz w:val="20"/>
                <w:szCs w:val="20"/>
              </w:rPr>
              <w:pPrChange w:id="519" w:author="Usuario" w:date="2022-12-28T18:35:00Z">
                <w:pPr>
                  <w:spacing w:line="276" w:lineRule="auto"/>
                </w:pPr>
              </w:pPrChange>
            </w:pPr>
            <w:ins w:id="520" w:author="Usuario" w:date="2022-12-28T18:34:00Z">
              <w:r w:rsidRPr="003603C3">
                <w:rPr>
                  <w:b w:val="0"/>
                  <w:sz w:val="20"/>
                  <w:szCs w:val="20"/>
                </w:rPr>
                <w:t>Luz Aída Quintero Velásquez</w:t>
              </w:r>
            </w:ins>
            <w:del w:id="521" w:author="Usuario" w:date="2022-12-28T18:34:00Z">
              <w:r w:rsidRPr="003603C3" w:rsidDel="002D4805">
                <w:rPr>
                  <w:b w:val="0"/>
                  <w:color w:val="000000"/>
                  <w:sz w:val="20"/>
                  <w:szCs w:val="20"/>
                </w:rPr>
                <w:delText>Rafael Neftalí Lizcano Reyes</w:delText>
              </w:r>
            </w:del>
          </w:p>
        </w:tc>
        <w:tc>
          <w:tcPr>
            <w:tcW w:w="1701" w:type="dxa"/>
          </w:tcPr>
          <w:p w14:paraId="6CC9DF30" w14:textId="5AD9630C" w:rsidR="002D4805" w:rsidRPr="003603C3" w:rsidRDefault="002D4805">
            <w:pPr>
              <w:spacing w:line="276" w:lineRule="auto"/>
              <w:jc w:val="both"/>
              <w:rPr>
                <w:sz w:val="20"/>
                <w:szCs w:val="20"/>
              </w:rPr>
              <w:pPrChange w:id="522" w:author="Usuario" w:date="2022-12-28T18:35:00Z">
                <w:pPr>
                  <w:spacing w:line="276" w:lineRule="auto"/>
                </w:pPr>
              </w:pPrChange>
            </w:pPr>
            <w:ins w:id="523" w:author="Usuario" w:date="2022-12-28T18:34:00Z">
              <w:r w:rsidRPr="003603C3">
                <w:rPr>
                  <w:b w:val="0"/>
                  <w:sz w:val="20"/>
                  <w:szCs w:val="20"/>
                </w:rPr>
                <w:t>Diseñadora Instruccional</w:t>
              </w:r>
            </w:ins>
            <w:del w:id="524" w:author="Usuario" w:date="2022-12-28T18:34:00Z">
              <w:r w:rsidRPr="003603C3" w:rsidDel="002D4805">
                <w:rPr>
                  <w:b w:val="0"/>
                  <w:color w:val="000000"/>
                  <w:sz w:val="20"/>
                  <w:szCs w:val="20"/>
                </w:rPr>
                <w:delText>Responsable Equipo de Desarrollo Curricular</w:delText>
              </w:r>
            </w:del>
          </w:p>
        </w:tc>
        <w:tc>
          <w:tcPr>
            <w:tcW w:w="3007" w:type="dxa"/>
          </w:tcPr>
          <w:p w14:paraId="17841F5D" w14:textId="60B9A48A" w:rsidR="002D4805" w:rsidRPr="003603C3" w:rsidRDefault="002D4805">
            <w:pPr>
              <w:spacing w:line="276" w:lineRule="auto"/>
              <w:jc w:val="both"/>
              <w:rPr>
                <w:sz w:val="20"/>
                <w:szCs w:val="20"/>
              </w:rPr>
              <w:pPrChange w:id="525" w:author="Usuario" w:date="2022-12-28T18:35:00Z">
                <w:pPr>
                  <w:spacing w:line="276" w:lineRule="auto"/>
                </w:pPr>
              </w:pPrChange>
            </w:pPr>
            <w:ins w:id="526" w:author="Usuario" w:date="2022-12-28T18:34:00Z">
              <w:r w:rsidRPr="003603C3">
                <w:rPr>
                  <w:b w:val="0"/>
                  <w:sz w:val="20"/>
                  <w:szCs w:val="20"/>
                </w:rPr>
                <w:t>Regional Distrito Capital, Centro de Gestión Industrial</w:t>
              </w:r>
            </w:ins>
            <w:del w:id="527" w:author="Usuario" w:date="2022-12-28T18:34:00Z">
              <w:r w:rsidRPr="003603C3" w:rsidDel="002D4805">
                <w:rPr>
                  <w:b w:val="0"/>
                  <w:color w:val="000000"/>
                  <w:sz w:val="20"/>
                  <w:szCs w:val="20"/>
                </w:rPr>
                <w:delText>Regional Santander, Centro industrial del diseño y la manufactura</w:delText>
              </w:r>
            </w:del>
          </w:p>
        </w:tc>
        <w:tc>
          <w:tcPr>
            <w:tcW w:w="1888" w:type="dxa"/>
          </w:tcPr>
          <w:p w14:paraId="42B3EE0E" w14:textId="2B0F59C0" w:rsidR="002D4805" w:rsidRPr="003603C3" w:rsidRDefault="002D4805">
            <w:pPr>
              <w:spacing w:line="276" w:lineRule="auto"/>
              <w:jc w:val="both"/>
              <w:rPr>
                <w:sz w:val="20"/>
                <w:szCs w:val="20"/>
              </w:rPr>
              <w:pPrChange w:id="528" w:author="Usuario" w:date="2022-12-28T18:35:00Z">
                <w:pPr>
                  <w:spacing w:line="276" w:lineRule="auto"/>
                </w:pPr>
              </w:pPrChange>
            </w:pPr>
            <w:ins w:id="529" w:author="Usuario" w:date="2022-12-28T18:34:00Z">
              <w:r w:rsidRPr="003603C3">
                <w:rPr>
                  <w:b w:val="0"/>
                  <w:sz w:val="20"/>
                  <w:szCs w:val="20"/>
                </w:rPr>
                <w:t xml:space="preserve">Diciembre </w:t>
              </w:r>
            </w:ins>
            <w:ins w:id="530" w:author="Usuario" w:date="2022-12-28T18:35:00Z">
              <w:r>
                <w:rPr>
                  <w:b w:val="0"/>
                  <w:sz w:val="20"/>
                  <w:szCs w:val="20"/>
                </w:rPr>
                <w:t xml:space="preserve">de </w:t>
              </w:r>
            </w:ins>
            <w:ins w:id="531" w:author="Usuario" w:date="2022-12-28T18:34:00Z">
              <w:r w:rsidRPr="003603C3">
                <w:rPr>
                  <w:b w:val="0"/>
                  <w:sz w:val="20"/>
                  <w:szCs w:val="20"/>
                </w:rPr>
                <w:t>2022</w:t>
              </w:r>
            </w:ins>
            <w:del w:id="532" w:author="Usuario" w:date="2022-12-28T18:34:00Z">
              <w:r w:rsidRPr="003603C3" w:rsidDel="002D4805">
                <w:rPr>
                  <w:b w:val="0"/>
                  <w:color w:val="000000"/>
                  <w:sz w:val="20"/>
                  <w:szCs w:val="20"/>
                </w:rPr>
                <w:delText>Noviembre 2022</w:delText>
              </w:r>
            </w:del>
          </w:p>
        </w:tc>
      </w:tr>
      <w:tr w:rsidR="002D4805" w:rsidRPr="003603C3" w14:paraId="380B9839" w14:textId="77777777" w:rsidTr="00013DD0">
        <w:trPr>
          <w:trHeight w:val="340"/>
          <w:ins w:id="533" w:author="Usuario" w:date="2022-12-28T18:34:00Z"/>
        </w:trPr>
        <w:tc>
          <w:tcPr>
            <w:tcW w:w="1275" w:type="dxa"/>
            <w:vMerge w:val="restart"/>
          </w:tcPr>
          <w:p w14:paraId="769F0F7C" w14:textId="77777777" w:rsidR="002D4805" w:rsidRPr="003603C3" w:rsidRDefault="002D4805" w:rsidP="002D4805">
            <w:pPr>
              <w:widowControl w:val="0"/>
              <w:pBdr>
                <w:top w:val="nil"/>
                <w:left w:val="nil"/>
                <w:bottom w:val="nil"/>
                <w:right w:val="nil"/>
                <w:between w:val="nil"/>
              </w:pBdr>
              <w:rPr>
                <w:ins w:id="534" w:author="Usuario" w:date="2022-12-28T18:34:00Z"/>
                <w:sz w:val="20"/>
                <w:szCs w:val="20"/>
              </w:rPr>
            </w:pPr>
          </w:p>
        </w:tc>
        <w:tc>
          <w:tcPr>
            <w:tcW w:w="1560" w:type="dxa"/>
          </w:tcPr>
          <w:p w14:paraId="4F220B78" w14:textId="30DF0A11" w:rsidR="002D4805" w:rsidRPr="002D4805" w:rsidRDefault="002D4805">
            <w:pPr>
              <w:jc w:val="both"/>
              <w:rPr>
                <w:ins w:id="535" w:author="Usuario" w:date="2022-12-28T18:34:00Z"/>
                <w:b w:val="0"/>
                <w:color w:val="000000"/>
                <w:sz w:val="20"/>
                <w:szCs w:val="20"/>
                <w:rPrChange w:id="536" w:author="Usuario" w:date="2022-12-28T18:36:00Z">
                  <w:rPr>
                    <w:ins w:id="537" w:author="Usuario" w:date="2022-12-28T18:34:00Z"/>
                    <w:color w:val="000000"/>
                    <w:sz w:val="20"/>
                    <w:szCs w:val="20"/>
                  </w:rPr>
                </w:rPrChange>
              </w:rPr>
              <w:pPrChange w:id="538" w:author="Usuario" w:date="2022-12-28T18:35:00Z">
                <w:pPr/>
              </w:pPrChange>
            </w:pPr>
            <w:ins w:id="539" w:author="Usuario" w:date="2022-12-28T18:36:00Z">
              <w:r w:rsidRPr="002D4805">
                <w:rPr>
                  <w:sz w:val="20"/>
                  <w:rPrChange w:id="540" w:author="Usuario" w:date="2022-12-28T18:36:00Z">
                    <w:rPr/>
                  </w:rPrChange>
                </w:rPr>
                <w:t>Gloria Amparo López Escudero</w:t>
              </w:r>
            </w:ins>
          </w:p>
        </w:tc>
        <w:tc>
          <w:tcPr>
            <w:tcW w:w="1701" w:type="dxa"/>
          </w:tcPr>
          <w:p w14:paraId="681EEB82" w14:textId="74BA3B59" w:rsidR="002D4805" w:rsidRPr="002D4805" w:rsidRDefault="002D4805">
            <w:pPr>
              <w:jc w:val="both"/>
              <w:rPr>
                <w:ins w:id="541" w:author="Usuario" w:date="2022-12-28T18:34:00Z"/>
                <w:b w:val="0"/>
                <w:color w:val="000000"/>
                <w:sz w:val="20"/>
                <w:szCs w:val="20"/>
                <w:rPrChange w:id="542" w:author="Usuario" w:date="2022-12-28T18:36:00Z">
                  <w:rPr>
                    <w:ins w:id="543" w:author="Usuario" w:date="2022-12-28T18:34:00Z"/>
                    <w:color w:val="000000"/>
                    <w:sz w:val="20"/>
                    <w:szCs w:val="20"/>
                  </w:rPr>
                </w:rPrChange>
              </w:rPr>
              <w:pPrChange w:id="544" w:author="Usuario" w:date="2022-12-28T18:35:00Z">
                <w:pPr/>
              </w:pPrChange>
            </w:pPr>
            <w:ins w:id="545" w:author="Usuario" w:date="2022-12-28T18:36:00Z">
              <w:r w:rsidRPr="002D4805">
                <w:rPr>
                  <w:sz w:val="20"/>
                  <w:rPrChange w:id="546" w:author="Usuario" w:date="2022-12-28T18:36:00Z">
                    <w:rPr/>
                  </w:rPrChange>
                </w:rPr>
                <w:t>Diseñadora Instruccional</w:t>
              </w:r>
            </w:ins>
          </w:p>
        </w:tc>
        <w:tc>
          <w:tcPr>
            <w:tcW w:w="3007" w:type="dxa"/>
          </w:tcPr>
          <w:p w14:paraId="053DD02B" w14:textId="7EB85BB3" w:rsidR="002D4805" w:rsidRPr="002D4805" w:rsidRDefault="002D4805">
            <w:pPr>
              <w:jc w:val="both"/>
              <w:rPr>
                <w:ins w:id="547" w:author="Usuario" w:date="2022-12-28T18:34:00Z"/>
                <w:b w:val="0"/>
                <w:color w:val="000000"/>
                <w:sz w:val="20"/>
                <w:szCs w:val="20"/>
                <w:rPrChange w:id="548" w:author="Usuario" w:date="2022-12-28T18:36:00Z">
                  <w:rPr>
                    <w:ins w:id="549" w:author="Usuario" w:date="2022-12-28T18:34:00Z"/>
                    <w:color w:val="000000"/>
                    <w:sz w:val="20"/>
                    <w:szCs w:val="20"/>
                  </w:rPr>
                </w:rPrChange>
              </w:rPr>
              <w:pPrChange w:id="550" w:author="Usuario" w:date="2022-12-28T18:35:00Z">
                <w:pPr/>
              </w:pPrChange>
            </w:pPr>
            <w:ins w:id="551" w:author="Usuario" w:date="2022-12-28T18:36:00Z">
              <w:r w:rsidRPr="002D4805">
                <w:rPr>
                  <w:sz w:val="20"/>
                  <w:rPrChange w:id="552" w:author="Usuario" w:date="2022-12-28T18:36:00Z">
                    <w:rPr/>
                  </w:rPrChange>
                </w:rPr>
                <w:t>Regional Norte de Santander - Centro de la Industria, la Empresa y Los Servicios</w:t>
              </w:r>
            </w:ins>
          </w:p>
        </w:tc>
        <w:tc>
          <w:tcPr>
            <w:tcW w:w="1888" w:type="dxa"/>
          </w:tcPr>
          <w:p w14:paraId="2F67B15A" w14:textId="54D60D5F" w:rsidR="002D4805" w:rsidRPr="002D4805" w:rsidRDefault="002D4805">
            <w:pPr>
              <w:jc w:val="both"/>
              <w:rPr>
                <w:ins w:id="553" w:author="Usuario" w:date="2022-12-28T18:34:00Z"/>
                <w:b w:val="0"/>
                <w:color w:val="000000"/>
                <w:sz w:val="20"/>
                <w:szCs w:val="20"/>
                <w:rPrChange w:id="554" w:author="Usuario" w:date="2022-12-28T18:36:00Z">
                  <w:rPr>
                    <w:ins w:id="555" w:author="Usuario" w:date="2022-12-28T18:34:00Z"/>
                    <w:color w:val="000000"/>
                    <w:sz w:val="20"/>
                    <w:szCs w:val="20"/>
                  </w:rPr>
                </w:rPrChange>
              </w:rPr>
              <w:pPrChange w:id="556" w:author="Usuario" w:date="2022-12-28T18:35:00Z">
                <w:pPr/>
              </w:pPrChange>
            </w:pPr>
            <w:ins w:id="557" w:author="Usuario" w:date="2022-12-28T18:36:00Z">
              <w:r>
                <w:rPr>
                  <w:b w:val="0"/>
                  <w:color w:val="000000"/>
                  <w:sz w:val="20"/>
                  <w:szCs w:val="20"/>
                </w:rPr>
                <w:t>Diciembre</w:t>
              </w:r>
              <w:r w:rsidRPr="003603C3">
                <w:rPr>
                  <w:b w:val="0"/>
                  <w:color w:val="000000"/>
                  <w:sz w:val="20"/>
                  <w:szCs w:val="20"/>
                </w:rPr>
                <w:t xml:space="preserve"> </w:t>
              </w:r>
              <w:r w:rsidRPr="002D4805">
                <w:rPr>
                  <w:sz w:val="20"/>
                  <w:rPrChange w:id="558" w:author="Usuario" w:date="2022-12-28T18:36:00Z">
                    <w:rPr/>
                  </w:rPrChange>
                </w:rPr>
                <w:t>de 2022</w:t>
              </w:r>
            </w:ins>
          </w:p>
        </w:tc>
      </w:tr>
      <w:tr w:rsidR="002D4805" w:rsidRPr="003603C3" w14:paraId="53701D66" w14:textId="77777777" w:rsidTr="00013DD0">
        <w:trPr>
          <w:trHeight w:val="340"/>
        </w:trPr>
        <w:tc>
          <w:tcPr>
            <w:tcW w:w="1275" w:type="dxa"/>
            <w:vMerge/>
          </w:tcPr>
          <w:p w14:paraId="7B7B866A" w14:textId="77777777" w:rsidR="002D4805" w:rsidRPr="003603C3" w:rsidRDefault="002D4805" w:rsidP="002D4805">
            <w:pPr>
              <w:widowControl w:val="0"/>
              <w:pBdr>
                <w:top w:val="nil"/>
                <w:left w:val="nil"/>
                <w:bottom w:val="nil"/>
                <w:right w:val="nil"/>
                <w:between w:val="nil"/>
              </w:pBdr>
              <w:spacing w:line="276" w:lineRule="auto"/>
              <w:rPr>
                <w:sz w:val="20"/>
                <w:szCs w:val="20"/>
              </w:rPr>
            </w:pPr>
          </w:p>
        </w:tc>
        <w:tc>
          <w:tcPr>
            <w:tcW w:w="1560" w:type="dxa"/>
          </w:tcPr>
          <w:p w14:paraId="4CE08552" w14:textId="1C45ED21" w:rsidR="002D4805" w:rsidRPr="003603C3" w:rsidRDefault="002D4805">
            <w:pPr>
              <w:spacing w:line="276" w:lineRule="auto"/>
              <w:jc w:val="both"/>
              <w:rPr>
                <w:b w:val="0"/>
                <w:color w:val="000000"/>
                <w:sz w:val="20"/>
                <w:szCs w:val="20"/>
              </w:rPr>
              <w:pPrChange w:id="559" w:author="Usuario" w:date="2022-12-28T18:35:00Z">
                <w:pPr>
                  <w:spacing w:line="276" w:lineRule="auto"/>
                </w:pPr>
              </w:pPrChange>
            </w:pPr>
            <w:ins w:id="560" w:author="Usuario" w:date="2022-12-28T18:40:00Z">
              <w:r>
                <w:rPr>
                  <w:b w:val="0"/>
                  <w:sz w:val="20"/>
                  <w:szCs w:val="20"/>
                </w:rPr>
                <w:t>Andrés Felipe Velandia Espitia</w:t>
              </w:r>
            </w:ins>
            <w:del w:id="561" w:author="Usuario" w:date="2022-12-28T18:34:00Z">
              <w:r w:rsidRPr="003603C3" w:rsidDel="002D4805">
                <w:rPr>
                  <w:b w:val="0"/>
                  <w:sz w:val="20"/>
                  <w:szCs w:val="20"/>
                </w:rPr>
                <w:delText>Luz Aída Quintero Velásquez</w:delText>
              </w:r>
            </w:del>
          </w:p>
        </w:tc>
        <w:tc>
          <w:tcPr>
            <w:tcW w:w="1701" w:type="dxa"/>
          </w:tcPr>
          <w:p w14:paraId="5C677B85" w14:textId="4FC29E0B" w:rsidR="002D4805" w:rsidRPr="003603C3" w:rsidRDefault="002D4805">
            <w:pPr>
              <w:spacing w:line="276" w:lineRule="auto"/>
              <w:jc w:val="both"/>
              <w:rPr>
                <w:b w:val="0"/>
                <w:color w:val="000000"/>
                <w:sz w:val="20"/>
                <w:szCs w:val="20"/>
              </w:rPr>
              <w:pPrChange w:id="562" w:author="Usuario" w:date="2022-12-28T18:35:00Z">
                <w:pPr>
                  <w:spacing w:line="276" w:lineRule="auto"/>
                </w:pPr>
              </w:pPrChange>
            </w:pPr>
            <w:ins w:id="563" w:author="Usuario" w:date="2022-12-28T18:40:00Z">
              <w:r>
                <w:rPr>
                  <w:b w:val="0"/>
                  <w:sz w:val="20"/>
                  <w:szCs w:val="20"/>
                </w:rPr>
                <w:t>Asesor Metodológico</w:t>
              </w:r>
            </w:ins>
            <w:del w:id="564" w:author="Usuario" w:date="2022-12-28T18:34:00Z">
              <w:r w:rsidRPr="003603C3" w:rsidDel="002D4805">
                <w:rPr>
                  <w:b w:val="0"/>
                  <w:sz w:val="20"/>
                  <w:szCs w:val="20"/>
                </w:rPr>
                <w:delText>Diseñadora Instruccional</w:delText>
              </w:r>
            </w:del>
          </w:p>
        </w:tc>
        <w:tc>
          <w:tcPr>
            <w:tcW w:w="3007" w:type="dxa"/>
          </w:tcPr>
          <w:p w14:paraId="08FA8A44" w14:textId="44707379" w:rsidR="002D4805" w:rsidRPr="003603C3" w:rsidRDefault="002D4805">
            <w:pPr>
              <w:spacing w:line="276" w:lineRule="auto"/>
              <w:jc w:val="both"/>
              <w:rPr>
                <w:b w:val="0"/>
                <w:color w:val="000000"/>
                <w:sz w:val="20"/>
                <w:szCs w:val="20"/>
              </w:rPr>
              <w:pPrChange w:id="565" w:author="Usuario" w:date="2022-12-28T18:35:00Z">
                <w:pPr>
                  <w:spacing w:line="276" w:lineRule="auto"/>
                </w:pPr>
              </w:pPrChange>
            </w:pPr>
            <w:ins w:id="566" w:author="Usuario" w:date="2022-12-28T18:41:00Z">
              <w:r>
                <w:rPr>
                  <w:b w:val="0"/>
                  <w:sz w:val="20"/>
                  <w:szCs w:val="20"/>
                </w:rPr>
                <w:t>Regional Distrito Capital – Centro de Diseño y Metrología</w:t>
              </w:r>
            </w:ins>
            <w:del w:id="567" w:author="Usuario" w:date="2022-12-28T18:34:00Z">
              <w:r w:rsidRPr="003603C3" w:rsidDel="002D4805">
                <w:rPr>
                  <w:b w:val="0"/>
                  <w:sz w:val="20"/>
                  <w:szCs w:val="20"/>
                </w:rPr>
                <w:delText>Regional Distrito Capital, Centro de Gestión Industrial</w:delText>
              </w:r>
            </w:del>
          </w:p>
        </w:tc>
        <w:tc>
          <w:tcPr>
            <w:tcW w:w="1888" w:type="dxa"/>
          </w:tcPr>
          <w:p w14:paraId="0E970A3A" w14:textId="06924E73" w:rsidR="002D4805" w:rsidRPr="003603C3" w:rsidRDefault="002D4805">
            <w:pPr>
              <w:spacing w:line="276" w:lineRule="auto"/>
              <w:jc w:val="both"/>
              <w:rPr>
                <w:b w:val="0"/>
                <w:color w:val="000000"/>
                <w:sz w:val="20"/>
                <w:szCs w:val="20"/>
              </w:rPr>
              <w:pPrChange w:id="568" w:author="Usuario" w:date="2022-12-28T18:35:00Z">
                <w:pPr>
                  <w:spacing w:line="276" w:lineRule="auto"/>
                </w:pPr>
              </w:pPrChange>
            </w:pPr>
            <w:ins w:id="569" w:author="Usuario" w:date="2022-12-28T18:40:00Z">
              <w:r>
                <w:rPr>
                  <w:b w:val="0"/>
                  <w:color w:val="000000"/>
                  <w:sz w:val="20"/>
                  <w:szCs w:val="20"/>
                </w:rPr>
                <w:t>Diciembre</w:t>
              </w:r>
              <w:r w:rsidRPr="003603C3">
                <w:rPr>
                  <w:b w:val="0"/>
                  <w:color w:val="000000"/>
                  <w:sz w:val="20"/>
                  <w:szCs w:val="20"/>
                </w:rPr>
                <w:t xml:space="preserve"> </w:t>
              </w:r>
              <w:r w:rsidRPr="0074129C">
                <w:rPr>
                  <w:b w:val="0"/>
                  <w:sz w:val="20"/>
                </w:rPr>
                <w:t>de 2022</w:t>
              </w:r>
            </w:ins>
            <w:del w:id="570" w:author="Usuario" w:date="2022-12-28T18:34:00Z">
              <w:r w:rsidRPr="003603C3" w:rsidDel="002D4805">
                <w:rPr>
                  <w:b w:val="0"/>
                  <w:sz w:val="20"/>
                  <w:szCs w:val="20"/>
                </w:rPr>
                <w:delText>Diciembre 2022</w:delText>
              </w:r>
            </w:del>
          </w:p>
        </w:tc>
      </w:tr>
      <w:tr w:rsidR="002D4805" w:rsidRPr="003603C3" w14:paraId="6A06573E" w14:textId="77777777" w:rsidTr="00013DD0">
        <w:trPr>
          <w:trHeight w:val="340"/>
        </w:trPr>
        <w:tc>
          <w:tcPr>
            <w:tcW w:w="1275" w:type="dxa"/>
            <w:vMerge/>
          </w:tcPr>
          <w:p w14:paraId="5AD78942" w14:textId="77777777" w:rsidR="002D4805" w:rsidRPr="003603C3" w:rsidRDefault="002D4805" w:rsidP="002D4805">
            <w:pPr>
              <w:widowControl w:val="0"/>
              <w:pBdr>
                <w:top w:val="nil"/>
                <w:left w:val="nil"/>
                <w:bottom w:val="nil"/>
                <w:right w:val="nil"/>
                <w:between w:val="nil"/>
              </w:pBdr>
              <w:spacing w:line="276" w:lineRule="auto"/>
              <w:rPr>
                <w:sz w:val="20"/>
                <w:szCs w:val="20"/>
              </w:rPr>
            </w:pPr>
          </w:p>
        </w:tc>
        <w:tc>
          <w:tcPr>
            <w:tcW w:w="1560" w:type="dxa"/>
          </w:tcPr>
          <w:p w14:paraId="19B98238" w14:textId="0A02E8F1" w:rsidR="002D4805" w:rsidRPr="003603C3" w:rsidRDefault="002D4805">
            <w:pPr>
              <w:spacing w:line="276" w:lineRule="auto"/>
              <w:jc w:val="both"/>
              <w:rPr>
                <w:sz w:val="20"/>
                <w:szCs w:val="20"/>
              </w:rPr>
            </w:pPr>
            <w:ins w:id="571" w:author="Usuario" w:date="2022-12-28T18:34:00Z">
              <w:r w:rsidRPr="003603C3">
                <w:rPr>
                  <w:b w:val="0"/>
                  <w:color w:val="000000"/>
                  <w:sz w:val="20"/>
                  <w:szCs w:val="20"/>
                </w:rPr>
                <w:t>Rafael Neftalí Lizcano Reyes</w:t>
              </w:r>
            </w:ins>
          </w:p>
        </w:tc>
        <w:tc>
          <w:tcPr>
            <w:tcW w:w="1701" w:type="dxa"/>
          </w:tcPr>
          <w:p w14:paraId="7CC55EA1" w14:textId="0383A687" w:rsidR="002D4805" w:rsidRPr="003603C3" w:rsidRDefault="002D4805">
            <w:pPr>
              <w:spacing w:line="276" w:lineRule="auto"/>
              <w:jc w:val="both"/>
              <w:rPr>
                <w:sz w:val="20"/>
                <w:szCs w:val="20"/>
              </w:rPr>
            </w:pPr>
            <w:ins w:id="572" w:author="Usuario" w:date="2022-12-28T18:34:00Z">
              <w:r w:rsidRPr="003603C3">
                <w:rPr>
                  <w:b w:val="0"/>
                  <w:color w:val="000000"/>
                  <w:sz w:val="20"/>
                  <w:szCs w:val="20"/>
                </w:rPr>
                <w:t>Responsable Equipo Desarrollo Curricular</w:t>
              </w:r>
            </w:ins>
          </w:p>
        </w:tc>
        <w:tc>
          <w:tcPr>
            <w:tcW w:w="3007" w:type="dxa"/>
          </w:tcPr>
          <w:p w14:paraId="3ACC40D9" w14:textId="7E00E5FA" w:rsidR="002D4805" w:rsidRPr="003603C3" w:rsidRDefault="002D4805">
            <w:pPr>
              <w:spacing w:line="276" w:lineRule="auto"/>
              <w:jc w:val="both"/>
              <w:rPr>
                <w:sz w:val="20"/>
                <w:szCs w:val="20"/>
              </w:rPr>
            </w:pPr>
            <w:ins w:id="573" w:author="Usuario" w:date="2022-12-28T18:34:00Z">
              <w:r>
                <w:rPr>
                  <w:b w:val="0"/>
                  <w:color w:val="000000"/>
                  <w:sz w:val="20"/>
                  <w:szCs w:val="20"/>
                </w:rPr>
                <w:t>Regional Santander -</w:t>
              </w:r>
              <w:r w:rsidRPr="003603C3">
                <w:rPr>
                  <w:b w:val="0"/>
                  <w:color w:val="000000"/>
                  <w:sz w:val="20"/>
                  <w:szCs w:val="20"/>
                </w:rPr>
                <w:t xml:space="preserve"> Centro industrial del diseño y la manufactura</w:t>
              </w:r>
            </w:ins>
          </w:p>
        </w:tc>
        <w:tc>
          <w:tcPr>
            <w:tcW w:w="1888" w:type="dxa"/>
          </w:tcPr>
          <w:p w14:paraId="48E09022" w14:textId="15A73ADB" w:rsidR="002D4805" w:rsidRPr="003603C3" w:rsidRDefault="002D4805">
            <w:pPr>
              <w:spacing w:line="276" w:lineRule="auto"/>
              <w:jc w:val="both"/>
              <w:rPr>
                <w:sz w:val="20"/>
                <w:szCs w:val="20"/>
              </w:rPr>
            </w:pPr>
            <w:ins w:id="574" w:author="Usuario" w:date="2022-12-28T18:35:00Z">
              <w:r>
                <w:rPr>
                  <w:b w:val="0"/>
                  <w:color w:val="000000"/>
                  <w:sz w:val="20"/>
                  <w:szCs w:val="20"/>
                </w:rPr>
                <w:t>Diciembre</w:t>
              </w:r>
            </w:ins>
            <w:ins w:id="575" w:author="Usuario" w:date="2022-12-28T18:34:00Z">
              <w:r w:rsidRPr="003603C3">
                <w:rPr>
                  <w:b w:val="0"/>
                  <w:color w:val="000000"/>
                  <w:sz w:val="20"/>
                  <w:szCs w:val="20"/>
                </w:rPr>
                <w:t xml:space="preserve"> </w:t>
              </w:r>
            </w:ins>
            <w:ins w:id="576" w:author="Usuario" w:date="2022-12-28T18:35:00Z">
              <w:r>
                <w:rPr>
                  <w:b w:val="0"/>
                  <w:color w:val="000000"/>
                  <w:sz w:val="20"/>
                  <w:szCs w:val="20"/>
                </w:rPr>
                <w:t xml:space="preserve">de </w:t>
              </w:r>
            </w:ins>
            <w:ins w:id="577" w:author="Usuario" w:date="2022-12-28T18:34:00Z">
              <w:r w:rsidRPr="003603C3">
                <w:rPr>
                  <w:b w:val="0"/>
                  <w:color w:val="000000"/>
                  <w:sz w:val="20"/>
                  <w:szCs w:val="20"/>
                </w:rPr>
                <w:t>2022</w:t>
              </w:r>
            </w:ins>
          </w:p>
        </w:tc>
      </w:tr>
    </w:tbl>
    <w:p w14:paraId="000003DC" w14:textId="77777777" w:rsidR="00F57640" w:rsidRPr="003603C3" w:rsidRDefault="00F57640" w:rsidP="00834C77">
      <w:pPr>
        <w:rPr>
          <w:sz w:val="20"/>
          <w:szCs w:val="20"/>
        </w:rPr>
      </w:pPr>
    </w:p>
    <w:p w14:paraId="000003DD" w14:textId="77777777" w:rsidR="00F57640" w:rsidRPr="003603C3" w:rsidRDefault="00F57640" w:rsidP="00834C77">
      <w:pPr>
        <w:rPr>
          <w:sz w:val="20"/>
          <w:szCs w:val="20"/>
        </w:rPr>
      </w:pPr>
    </w:p>
    <w:p w14:paraId="000003DE" w14:textId="77777777" w:rsidR="00F57640" w:rsidRPr="003603C3" w:rsidRDefault="00EC7AD0" w:rsidP="00834C77">
      <w:pPr>
        <w:numPr>
          <w:ilvl w:val="0"/>
          <w:numId w:val="12"/>
        </w:numPr>
        <w:pBdr>
          <w:top w:val="nil"/>
          <w:left w:val="nil"/>
          <w:bottom w:val="nil"/>
          <w:right w:val="nil"/>
          <w:between w:val="nil"/>
        </w:pBdr>
        <w:ind w:left="284" w:hanging="284"/>
        <w:jc w:val="both"/>
        <w:rPr>
          <w:b/>
          <w:color w:val="000000"/>
          <w:sz w:val="20"/>
          <w:szCs w:val="20"/>
        </w:rPr>
      </w:pPr>
      <w:r w:rsidRPr="003603C3">
        <w:rPr>
          <w:b/>
          <w:color w:val="000000"/>
          <w:sz w:val="20"/>
          <w:szCs w:val="20"/>
        </w:rPr>
        <w:t xml:space="preserve">CONTROL DE CAMBIOS </w:t>
      </w:r>
    </w:p>
    <w:p w14:paraId="000003DF" w14:textId="77777777" w:rsidR="00F57640" w:rsidRPr="003603C3" w:rsidRDefault="00EC7AD0" w:rsidP="00834C77">
      <w:pPr>
        <w:pBdr>
          <w:top w:val="nil"/>
          <w:left w:val="nil"/>
          <w:bottom w:val="nil"/>
          <w:right w:val="nil"/>
          <w:between w:val="nil"/>
        </w:pBdr>
        <w:jc w:val="both"/>
        <w:rPr>
          <w:b/>
          <w:color w:val="808080"/>
          <w:sz w:val="20"/>
          <w:szCs w:val="20"/>
        </w:rPr>
      </w:pPr>
      <w:r w:rsidRPr="003603C3">
        <w:rPr>
          <w:b/>
          <w:color w:val="808080"/>
          <w:sz w:val="20"/>
          <w:szCs w:val="20"/>
        </w:rPr>
        <w:t>(Diligenciar únicamente si realiza ajustes a la Unidad Temática)</w:t>
      </w:r>
    </w:p>
    <w:p w14:paraId="000003E0" w14:textId="77777777" w:rsidR="00F57640" w:rsidRPr="003603C3" w:rsidRDefault="00F57640" w:rsidP="00834C77">
      <w:pPr>
        <w:rPr>
          <w:sz w:val="20"/>
          <w:szCs w:val="20"/>
        </w:rPr>
      </w:pPr>
    </w:p>
    <w:tbl>
      <w:tblPr>
        <w:tblStyle w:val="affff8"/>
        <w:tblW w:w="996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57640" w:rsidRPr="003603C3" w14:paraId="317840AC" w14:textId="77777777">
        <w:tc>
          <w:tcPr>
            <w:tcW w:w="1264" w:type="dxa"/>
            <w:tcBorders>
              <w:top w:val="nil"/>
              <w:left w:val="nil"/>
            </w:tcBorders>
          </w:tcPr>
          <w:p w14:paraId="000003E1" w14:textId="77777777" w:rsidR="00F57640" w:rsidRPr="003603C3" w:rsidRDefault="00F57640" w:rsidP="00834C77">
            <w:pPr>
              <w:spacing w:line="276" w:lineRule="auto"/>
              <w:jc w:val="both"/>
              <w:rPr>
                <w:sz w:val="20"/>
                <w:szCs w:val="20"/>
              </w:rPr>
            </w:pPr>
          </w:p>
        </w:tc>
        <w:tc>
          <w:tcPr>
            <w:tcW w:w="2138" w:type="dxa"/>
          </w:tcPr>
          <w:p w14:paraId="000003E2" w14:textId="77777777" w:rsidR="00F57640" w:rsidRPr="003603C3" w:rsidRDefault="00EC7AD0" w:rsidP="00834C77">
            <w:pPr>
              <w:spacing w:line="276" w:lineRule="auto"/>
              <w:jc w:val="both"/>
              <w:rPr>
                <w:sz w:val="20"/>
                <w:szCs w:val="20"/>
              </w:rPr>
            </w:pPr>
            <w:r w:rsidRPr="003603C3">
              <w:rPr>
                <w:sz w:val="20"/>
                <w:szCs w:val="20"/>
              </w:rPr>
              <w:t>Nombre</w:t>
            </w:r>
          </w:p>
        </w:tc>
        <w:tc>
          <w:tcPr>
            <w:tcW w:w="1701" w:type="dxa"/>
          </w:tcPr>
          <w:p w14:paraId="000003E3" w14:textId="77777777" w:rsidR="00F57640" w:rsidRPr="003603C3" w:rsidRDefault="00EC7AD0" w:rsidP="00834C77">
            <w:pPr>
              <w:spacing w:line="276" w:lineRule="auto"/>
              <w:jc w:val="both"/>
              <w:rPr>
                <w:sz w:val="20"/>
                <w:szCs w:val="20"/>
              </w:rPr>
            </w:pPr>
            <w:r w:rsidRPr="003603C3">
              <w:rPr>
                <w:sz w:val="20"/>
                <w:szCs w:val="20"/>
              </w:rPr>
              <w:t>Cargo</w:t>
            </w:r>
          </w:p>
        </w:tc>
        <w:tc>
          <w:tcPr>
            <w:tcW w:w="1843" w:type="dxa"/>
          </w:tcPr>
          <w:p w14:paraId="000003E4" w14:textId="77777777" w:rsidR="00F57640" w:rsidRPr="003603C3" w:rsidRDefault="00EC7AD0" w:rsidP="00834C77">
            <w:pPr>
              <w:spacing w:line="276" w:lineRule="auto"/>
              <w:jc w:val="both"/>
              <w:rPr>
                <w:sz w:val="20"/>
                <w:szCs w:val="20"/>
              </w:rPr>
            </w:pPr>
            <w:r w:rsidRPr="003603C3">
              <w:rPr>
                <w:sz w:val="20"/>
                <w:szCs w:val="20"/>
              </w:rPr>
              <w:t>Dependencia</w:t>
            </w:r>
          </w:p>
        </w:tc>
        <w:tc>
          <w:tcPr>
            <w:tcW w:w="1044" w:type="dxa"/>
          </w:tcPr>
          <w:p w14:paraId="000003E5" w14:textId="77777777" w:rsidR="00F57640" w:rsidRPr="003603C3" w:rsidRDefault="00EC7AD0" w:rsidP="00834C77">
            <w:pPr>
              <w:spacing w:line="276" w:lineRule="auto"/>
              <w:jc w:val="both"/>
              <w:rPr>
                <w:sz w:val="20"/>
                <w:szCs w:val="20"/>
              </w:rPr>
            </w:pPr>
            <w:r w:rsidRPr="003603C3">
              <w:rPr>
                <w:sz w:val="20"/>
                <w:szCs w:val="20"/>
              </w:rPr>
              <w:t>Fecha</w:t>
            </w:r>
          </w:p>
        </w:tc>
        <w:tc>
          <w:tcPr>
            <w:tcW w:w="1977" w:type="dxa"/>
          </w:tcPr>
          <w:p w14:paraId="000003E6" w14:textId="77777777" w:rsidR="00F57640" w:rsidRPr="003603C3" w:rsidRDefault="00EC7AD0" w:rsidP="00834C77">
            <w:pPr>
              <w:spacing w:line="276" w:lineRule="auto"/>
              <w:jc w:val="both"/>
              <w:rPr>
                <w:sz w:val="20"/>
                <w:szCs w:val="20"/>
              </w:rPr>
            </w:pPr>
            <w:r w:rsidRPr="003603C3">
              <w:rPr>
                <w:sz w:val="20"/>
                <w:szCs w:val="20"/>
              </w:rPr>
              <w:t>Razón del Cambio</w:t>
            </w:r>
          </w:p>
        </w:tc>
      </w:tr>
      <w:tr w:rsidR="00F57640" w:rsidRPr="003603C3" w14:paraId="6D55DC0D" w14:textId="77777777">
        <w:tc>
          <w:tcPr>
            <w:tcW w:w="1264" w:type="dxa"/>
          </w:tcPr>
          <w:p w14:paraId="000003E7" w14:textId="77777777" w:rsidR="00F57640" w:rsidRPr="003603C3" w:rsidRDefault="00EC7AD0" w:rsidP="00834C77">
            <w:pPr>
              <w:spacing w:line="276" w:lineRule="auto"/>
              <w:jc w:val="both"/>
              <w:rPr>
                <w:sz w:val="20"/>
                <w:szCs w:val="20"/>
              </w:rPr>
            </w:pPr>
            <w:r w:rsidRPr="003603C3">
              <w:rPr>
                <w:sz w:val="20"/>
                <w:szCs w:val="20"/>
              </w:rPr>
              <w:t>Autor (es)</w:t>
            </w:r>
          </w:p>
        </w:tc>
        <w:tc>
          <w:tcPr>
            <w:tcW w:w="2138" w:type="dxa"/>
          </w:tcPr>
          <w:p w14:paraId="000003E8" w14:textId="77777777" w:rsidR="00F57640" w:rsidRPr="003603C3" w:rsidRDefault="00F57640" w:rsidP="00834C77">
            <w:pPr>
              <w:spacing w:line="276" w:lineRule="auto"/>
              <w:jc w:val="both"/>
              <w:rPr>
                <w:sz w:val="20"/>
                <w:szCs w:val="20"/>
              </w:rPr>
            </w:pPr>
          </w:p>
        </w:tc>
        <w:tc>
          <w:tcPr>
            <w:tcW w:w="1701" w:type="dxa"/>
          </w:tcPr>
          <w:p w14:paraId="000003E9" w14:textId="77777777" w:rsidR="00F57640" w:rsidRPr="003603C3" w:rsidRDefault="00F57640" w:rsidP="00834C77">
            <w:pPr>
              <w:spacing w:line="276" w:lineRule="auto"/>
              <w:jc w:val="both"/>
              <w:rPr>
                <w:sz w:val="20"/>
                <w:szCs w:val="20"/>
              </w:rPr>
            </w:pPr>
          </w:p>
        </w:tc>
        <w:tc>
          <w:tcPr>
            <w:tcW w:w="1843" w:type="dxa"/>
          </w:tcPr>
          <w:p w14:paraId="000003EA" w14:textId="77777777" w:rsidR="00F57640" w:rsidRPr="003603C3" w:rsidRDefault="00F57640" w:rsidP="00834C77">
            <w:pPr>
              <w:spacing w:line="276" w:lineRule="auto"/>
              <w:jc w:val="both"/>
              <w:rPr>
                <w:sz w:val="20"/>
                <w:szCs w:val="20"/>
              </w:rPr>
            </w:pPr>
          </w:p>
        </w:tc>
        <w:tc>
          <w:tcPr>
            <w:tcW w:w="1044" w:type="dxa"/>
          </w:tcPr>
          <w:p w14:paraId="000003EB" w14:textId="77777777" w:rsidR="00F57640" w:rsidRPr="003603C3" w:rsidRDefault="00F57640" w:rsidP="00834C77">
            <w:pPr>
              <w:spacing w:line="276" w:lineRule="auto"/>
              <w:jc w:val="both"/>
              <w:rPr>
                <w:sz w:val="20"/>
                <w:szCs w:val="20"/>
              </w:rPr>
            </w:pPr>
          </w:p>
        </w:tc>
        <w:tc>
          <w:tcPr>
            <w:tcW w:w="1977" w:type="dxa"/>
          </w:tcPr>
          <w:p w14:paraId="000003EC" w14:textId="77777777" w:rsidR="00F57640" w:rsidRPr="003603C3" w:rsidRDefault="00F57640" w:rsidP="00834C77">
            <w:pPr>
              <w:spacing w:line="276" w:lineRule="auto"/>
              <w:jc w:val="both"/>
              <w:rPr>
                <w:sz w:val="20"/>
                <w:szCs w:val="20"/>
              </w:rPr>
            </w:pPr>
          </w:p>
        </w:tc>
      </w:tr>
    </w:tbl>
    <w:p w14:paraId="000003ED" w14:textId="77777777" w:rsidR="00F57640" w:rsidRPr="003603C3" w:rsidRDefault="00F57640" w:rsidP="00834C77">
      <w:pPr>
        <w:rPr>
          <w:sz w:val="20"/>
          <w:szCs w:val="20"/>
        </w:rPr>
      </w:pPr>
    </w:p>
    <w:sectPr w:rsidR="00F57640" w:rsidRPr="003603C3">
      <w:headerReference w:type="default" r:id="rId34"/>
      <w:footerReference w:type="default" r:id="rId3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Gloria" w:date="2022-12-22T12:03:00Z" w:initials="G">
    <w:p w14:paraId="110FFD1E" w14:textId="27978760" w:rsidR="00C152A1" w:rsidRDefault="00C152A1" w:rsidP="004C124A">
      <w:pPr>
        <w:widowControl w:val="0"/>
        <w:pBdr>
          <w:top w:val="nil"/>
          <w:left w:val="nil"/>
          <w:bottom w:val="nil"/>
          <w:right w:val="nil"/>
          <w:between w:val="nil"/>
        </w:pBdr>
        <w:spacing w:line="240" w:lineRule="auto"/>
        <w:rPr>
          <w:color w:val="000000"/>
        </w:rPr>
      </w:pPr>
      <w:r>
        <w:rPr>
          <w:rStyle w:val="Refdecomentario"/>
        </w:rPr>
        <w:annotationRef/>
      </w:r>
      <w:r>
        <w:rPr>
          <w:color w:val="000000"/>
        </w:rPr>
        <w:t>Equipo de producción incluir video elaborado por el experto. Este se encuentra en la carpeta Videos / Video1_Introducción, junto al respectivo guion.</w:t>
      </w:r>
    </w:p>
    <w:p w14:paraId="5A254D6D" w14:textId="64183E04" w:rsidR="00C152A1" w:rsidRDefault="00C152A1">
      <w:pPr>
        <w:pStyle w:val="Textocomentario"/>
      </w:pPr>
    </w:p>
  </w:comment>
  <w:comment w:id="54" w:author="RC" w:date="2022-11-26T07:24:00Z" w:initials="R">
    <w:p w14:paraId="0EB960C9" w14:textId="37F3024E" w:rsidR="00C152A1" w:rsidRDefault="00C152A1">
      <w:pPr>
        <w:pStyle w:val="Textocomentario"/>
      </w:pPr>
      <w:r>
        <w:rPr>
          <w:rStyle w:val="Refdecomentario"/>
        </w:rPr>
        <w:annotationRef/>
      </w:r>
      <w:r>
        <w:t>Ver anexo en formatos DI</w:t>
      </w:r>
    </w:p>
  </w:comment>
  <w:comment w:id="84" w:author="RC" w:date="2022-11-26T07:42:00Z" w:initials="R">
    <w:p w14:paraId="3B4EF33C" w14:textId="6D6D22F2" w:rsidR="00C152A1" w:rsidRDefault="00C152A1">
      <w:pPr>
        <w:pStyle w:val="Textocomentario"/>
      </w:pPr>
      <w:r>
        <w:rPr>
          <w:rStyle w:val="Refdecomentario"/>
        </w:rPr>
        <w:annotationRef/>
      </w:r>
      <w:r>
        <w:t>Utilizar cajón de texto color B</w:t>
      </w:r>
    </w:p>
    <w:p w14:paraId="0EE29AD3" w14:textId="6F4FA4A5" w:rsidR="00C152A1" w:rsidRDefault="00C152A1">
      <w:pPr>
        <w:pStyle w:val="Textocomentario"/>
      </w:pPr>
      <w:r>
        <w:rPr>
          <w:noProof/>
          <w:lang w:val="en-US" w:eastAsia="en-US"/>
        </w:rPr>
        <w:drawing>
          <wp:inline distT="0" distB="0" distL="0" distR="0" wp14:anchorId="5D6C4CF2" wp14:editId="37F09BF9">
            <wp:extent cx="2085975" cy="917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8237" cy="927292"/>
                    </a:xfrm>
                    <a:prstGeom prst="rect">
                      <a:avLst/>
                    </a:prstGeom>
                  </pic:spPr>
                </pic:pic>
              </a:graphicData>
            </a:graphic>
          </wp:inline>
        </w:drawing>
      </w:r>
    </w:p>
  </w:comment>
  <w:comment w:id="98" w:author="RC" w:date="2022-11-27T23:26:00Z" w:initials="R">
    <w:p w14:paraId="02101F16" w14:textId="7DB6E51E" w:rsidR="00C152A1" w:rsidRDefault="00C152A1">
      <w:pPr>
        <w:pStyle w:val="Textocomentario"/>
      </w:pPr>
      <w:r>
        <w:rPr>
          <w:rStyle w:val="Refdecomentario"/>
        </w:rPr>
        <w:annotationRef/>
      </w:r>
      <w:r>
        <w:t>Utilizar bloque de texto destacado:</w:t>
      </w:r>
    </w:p>
    <w:p w14:paraId="6C809D71" w14:textId="50A75CCD" w:rsidR="00C152A1" w:rsidRDefault="00C152A1">
      <w:pPr>
        <w:pStyle w:val="Textocomentario"/>
      </w:pPr>
      <w:r>
        <w:rPr>
          <w:noProof/>
          <w:lang w:val="en-US" w:eastAsia="en-US"/>
        </w:rPr>
        <w:drawing>
          <wp:inline distT="0" distB="0" distL="0" distR="0" wp14:anchorId="62AD1D3D" wp14:editId="50BF297C">
            <wp:extent cx="2046264" cy="60780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142099" cy="636271"/>
                    </a:xfrm>
                    <a:prstGeom prst="rect">
                      <a:avLst/>
                    </a:prstGeom>
                  </pic:spPr>
                </pic:pic>
              </a:graphicData>
            </a:graphic>
          </wp:inline>
        </w:drawing>
      </w:r>
    </w:p>
    <w:p w14:paraId="3FA00DBF" w14:textId="17B9852F" w:rsidR="00C152A1" w:rsidRDefault="00C152A1">
      <w:pPr>
        <w:pStyle w:val="Textocomentario"/>
      </w:pPr>
      <w:r>
        <w:t xml:space="preserve">Ver imagen en: </w:t>
      </w:r>
      <w:hyperlink r:id="rId3" w:anchor="from_view=detail_alsolike" w:history="1">
        <w:r w:rsidRPr="001E20A3">
          <w:rPr>
            <w:rStyle w:val="Hipervnculo"/>
          </w:rPr>
          <w:t>https://www.freepik.es/foto-gratis/videojugador-que-gana-torneo-disparos-primera-persona-teclado-rgb-auriculares-profesionales-hombre-jugador-profesional-hablando-otros-jugadores-linea-competencia-juegos-computadora-potente_15962828.htm?query=pruebas%20de%20videojuegos#from_view=detail_alsolike</w:t>
        </w:r>
      </w:hyperlink>
    </w:p>
    <w:p w14:paraId="4A2A0C19" w14:textId="77777777" w:rsidR="00C152A1" w:rsidRDefault="00C152A1">
      <w:pPr>
        <w:pStyle w:val="Textocomentario"/>
      </w:pPr>
    </w:p>
  </w:comment>
  <w:comment w:id="100" w:author="RC" w:date="2022-11-26T07:24:00Z" w:initials="R">
    <w:p w14:paraId="704ECD5A" w14:textId="77777777" w:rsidR="00C152A1" w:rsidRDefault="00C152A1" w:rsidP="00305BBC">
      <w:pPr>
        <w:pStyle w:val="Textocomentario"/>
      </w:pPr>
      <w:r>
        <w:rPr>
          <w:rStyle w:val="Refdecomentario"/>
        </w:rPr>
        <w:annotationRef/>
      </w:r>
      <w:r>
        <w:t>Ver anexo en formatos DI</w:t>
      </w:r>
    </w:p>
  </w:comment>
  <w:comment w:id="131" w:author="RC" w:date="2022-11-26T07:24:00Z" w:initials="R">
    <w:p w14:paraId="6B3B95EF" w14:textId="77777777" w:rsidR="00C152A1" w:rsidRDefault="00C152A1" w:rsidP="007934DA">
      <w:pPr>
        <w:pStyle w:val="Textocomentario"/>
      </w:pPr>
      <w:r>
        <w:rPr>
          <w:rStyle w:val="Refdecomentario"/>
        </w:rPr>
        <w:annotationRef/>
      </w:r>
      <w:r>
        <w:t>Ver anexo en formatos DI</w:t>
      </w:r>
    </w:p>
  </w:comment>
  <w:comment w:id="136" w:author="RC" w:date="2022-11-26T07:24:00Z" w:initials="R">
    <w:p w14:paraId="63F0A931" w14:textId="77777777" w:rsidR="00C152A1" w:rsidRDefault="00C152A1" w:rsidP="00626A40">
      <w:pPr>
        <w:pStyle w:val="Textocomentario"/>
      </w:pPr>
      <w:r>
        <w:rPr>
          <w:rStyle w:val="Refdecomentario"/>
        </w:rPr>
        <w:annotationRef/>
      </w:r>
      <w:r>
        <w:t>Ver anexo en formatos DI</w:t>
      </w:r>
    </w:p>
  </w:comment>
  <w:comment w:id="139" w:author="RC" w:date="2022-11-26T07:24:00Z" w:initials="R">
    <w:p w14:paraId="1F153865" w14:textId="77777777" w:rsidR="00C152A1" w:rsidRDefault="00C152A1" w:rsidP="00F95FED">
      <w:pPr>
        <w:pStyle w:val="Textocomentario"/>
      </w:pPr>
      <w:r>
        <w:rPr>
          <w:rStyle w:val="Refdecomentario"/>
        </w:rPr>
        <w:annotationRef/>
      </w:r>
      <w:r>
        <w:t>Ver anexo en formatos DI</w:t>
      </w:r>
    </w:p>
  </w:comment>
  <w:comment w:id="157" w:author="Luz Aída Quintero Velásquez" w:date="2022-12-20T15:24:00Z" w:initials="LAQV">
    <w:p w14:paraId="627AF980" w14:textId="533BF4EF" w:rsidR="00C152A1" w:rsidRDefault="00C152A1" w:rsidP="00055EA0">
      <w:pPr>
        <w:pStyle w:val="Textocomentario"/>
      </w:pPr>
      <w:r>
        <w:rPr>
          <w:rStyle w:val="Refdecomentario"/>
        </w:rPr>
        <w:annotationRef/>
      </w:r>
      <w:r>
        <w:t>Utilizar bloque de texto destacado</w:t>
      </w:r>
    </w:p>
    <w:p w14:paraId="474A6F03" w14:textId="77777777" w:rsidR="00C152A1" w:rsidRDefault="00C152A1" w:rsidP="00055EA0">
      <w:pPr>
        <w:pStyle w:val="Textocomentario"/>
      </w:pPr>
    </w:p>
    <w:p w14:paraId="0D91A7BA" w14:textId="333391A9" w:rsidR="00C152A1" w:rsidRDefault="00C152A1" w:rsidP="00055EA0">
      <w:pPr>
        <w:pStyle w:val="Textocomentario"/>
      </w:pPr>
      <w:r>
        <w:t xml:space="preserve">Ver imagen en: </w:t>
      </w:r>
      <w:hyperlink r:id="rId4" w:anchor="page=2&amp;query=testing&amp;position=28&amp;from_view=search&amp;track=sph" w:history="1">
        <w:r w:rsidRPr="00332C5B">
          <w:rPr>
            <w:rStyle w:val="Hipervnculo"/>
          </w:rPr>
          <w:t>https://www.freepik.es/fotos-premium/empresaria-apuntando-prueba-palabras-contra-pared-gris_35763319.htm#page=2&amp;query=testing&amp;position=28&amp;from_view=search&amp;track=sph</w:t>
        </w:r>
      </w:hyperlink>
    </w:p>
    <w:p w14:paraId="270C8414" w14:textId="77777777" w:rsidR="00C152A1" w:rsidRDefault="00C152A1" w:rsidP="00055EA0">
      <w:pPr>
        <w:pStyle w:val="Textocomentario"/>
      </w:pPr>
    </w:p>
    <w:p w14:paraId="3B44A35D" w14:textId="26550076" w:rsidR="00C152A1" w:rsidRDefault="00C152A1" w:rsidP="00055EA0">
      <w:pPr>
        <w:pStyle w:val="Textocomentario"/>
      </w:pPr>
      <w:r>
        <w:rPr>
          <w:noProof/>
          <w:lang w:val="en-US" w:eastAsia="en-US"/>
        </w:rPr>
        <w:drawing>
          <wp:inline distT="0" distB="0" distL="0" distR="0" wp14:anchorId="25FF7288" wp14:editId="0B90F5AC">
            <wp:extent cx="3130962" cy="10354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65195" cy="1046812"/>
                    </a:xfrm>
                    <a:prstGeom prst="rect">
                      <a:avLst/>
                    </a:prstGeom>
                  </pic:spPr>
                </pic:pic>
              </a:graphicData>
            </a:graphic>
          </wp:inline>
        </w:drawing>
      </w:r>
    </w:p>
  </w:comment>
  <w:comment w:id="172" w:author="Luz Aída Quintero Velásquez" w:date="2022-12-20T15:41:00Z" w:initials="LAQV">
    <w:p w14:paraId="3A1957B1" w14:textId="4EB56F10" w:rsidR="00C152A1" w:rsidRDefault="00C152A1">
      <w:pPr>
        <w:pStyle w:val="Textocomentario"/>
      </w:pPr>
      <w:r>
        <w:rPr>
          <w:rStyle w:val="Refdecomentario"/>
        </w:rPr>
        <w:annotationRef/>
      </w:r>
      <w:r>
        <w:t>Utilizar bloque de texto destacado</w:t>
      </w:r>
    </w:p>
    <w:p w14:paraId="48004DCC" w14:textId="6062D81A" w:rsidR="00C152A1" w:rsidRDefault="00C152A1">
      <w:pPr>
        <w:pStyle w:val="Textocomentario"/>
      </w:pPr>
      <w:r>
        <w:rPr>
          <w:noProof/>
          <w:lang w:val="en-US" w:eastAsia="en-US"/>
        </w:rPr>
        <w:drawing>
          <wp:inline distT="0" distB="0" distL="0" distR="0" wp14:anchorId="4B093E07" wp14:editId="4DEB0EAE">
            <wp:extent cx="3710940" cy="107324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4687" cy="1083000"/>
                    </a:xfrm>
                    <a:prstGeom prst="rect">
                      <a:avLst/>
                    </a:prstGeom>
                  </pic:spPr>
                </pic:pic>
              </a:graphicData>
            </a:graphic>
          </wp:inline>
        </w:drawing>
      </w:r>
    </w:p>
  </w:comment>
  <w:comment w:id="183" w:author="Gloria" w:date="2022-12-22T12:32:00Z" w:initials="G">
    <w:p w14:paraId="2A9287E3" w14:textId="5FBA1849" w:rsidR="00C152A1" w:rsidRDefault="00C152A1">
      <w:pPr>
        <w:pStyle w:val="Textocomentario"/>
      </w:pPr>
      <w:r>
        <w:rPr>
          <w:rStyle w:val="Refdecomentario"/>
        </w:rPr>
        <w:annotationRef/>
      </w:r>
      <w:r w:rsidR="004B4448">
        <w:rPr>
          <w:color w:val="000000"/>
        </w:rPr>
        <w:t>Incrustar el</w:t>
      </w:r>
      <w:r w:rsidR="00C6019C">
        <w:rPr>
          <w:color w:val="000000"/>
        </w:rPr>
        <w:t xml:space="preserve"> video</w:t>
      </w:r>
      <w:r>
        <w:rPr>
          <w:color w:val="000000"/>
        </w:rPr>
        <w:t xml:space="preserve"> que se encuentra en la carpeta denominada Videos: Video_2_FrameworkTestRunner</w:t>
      </w:r>
    </w:p>
  </w:comment>
  <w:comment w:id="186" w:author="Usuario" w:date="2022-12-28T17:47:00Z" w:initials="U">
    <w:p w14:paraId="449C10B8" w14:textId="66C20160" w:rsidR="00B61375" w:rsidRDefault="00B61375" w:rsidP="00B61375">
      <w:pPr>
        <w:pStyle w:val="Textocomentario"/>
      </w:pPr>
      <w:r>
        <w:rPr>
          <w:rStyle w:val="Refdecomentario"/>
        </w:rPr>
        <w:annotationRef/>
      </w:r>
      <w:r>
        <w:t xml:space="preserve">Imagen en la carpeta Imágenes / </w:t>
      </w:r>
      <w:r w:rsidRPr="00B61375">
        <w:t>Imagen4_Script</w:t>
      </w:r>
    </w:p>
    <w:p w14:paraId="3BBBBCB5" w14:textId="0D87370F" w:rsidR="00B61375" w:rsidRPr="00B61375" w:rsidRDefault="00B61375" w:rsidP="00B61375">
      <w:pPr>
        <w:pStyle w:val="Textocomentario"/>
      </w:pPr>
      <w:r>
        <w:t>Recortarla para quede de esta manera.</w:t>
      </w:r>
    </w:p>
  </w:comment>
  <w:comment w:id="192" w:author="Usuario" w:date="2022-12-28T17:49:00Z" w:initials="U">
    <w:p w14:paraId="375BD4C3" w14:textId="2F8A6B9B" w:rsidR="004F20C6" w:rsidRDefault="004F20C6" w:rsidP="004F20C6">
      <w:pPr>
        <w:pStyle w:val="Textocomentario"/>
      </w:pPr>
      <w:r>
        <w:rPr>
          <w:rStyle w:val="Refdecomentario"/>
        </w:rPr>
        <w:annotationRef/>
      </w:r>
      <w:r>
        <w:t>Imagen en la carpeta Imágenes / Imagen5_Variables</w:t>
      </w:r>
    </w:p>
    <w:p w14:paraId="71286925" w14:textId="58FDFBA1" w:rsidR="004F20C6" w:rsidRDefault="004F20C6" w:rsidP="004F20C6">
      <w:pPr>
        <w:pStyle w:val="Textocomentario"/>
      </w:pPr>
      <w:r>
        <w:t>Recortarla para quede de esta manera.</w:t>
      </w:r>
    </w:p>
  </w:comment>
  <w:comment w:id="196" w:author="Usuario" w:date="2022-12-28T17:51:00Z" w:initials="U">
    <w:p w14:paraId="35BCE254" w14:textId="4A088952" w:rsidR="004F20C6" w:rsidRDefault="004F20C6" w:rsidP="004F20C6">
      <w:pPr>
        <w:pStyle w:val="Textocomentario"/>
      </w:pPr>
      <w:r>
        <w:rPr>
          <w:rStyle w:val="Refdecomentario"/>
        </w:rPr>
        <w:annotationRef/>
      </w:r>
      <w:r>
        <w:t>Imagen en la carpeta Imágenes / Imagen6_SetUP</w:t>
      </w:r>
    </w:p>
    <w:p w14:paraId="07432C92" w14:textId="2A437766" w:rsidR="004F20C6" w:rsidRDefault="004F20C6" w:rsidP="004F20C6">
      <w:pPr>
        <w:pStyle w:val="Textocomentario"/>
      </w:pPr>
      <w:r>
        <w:t>Recortarla para quede de esta manera.</w:t>
      </w:r>
    </w:p>
  </w:comment>
  <w:comment w:id="197" w:author="Usuario" w:date="2022-12-28T17:52:00Z" w:initials="U">
    <w:p w14:paraId="21188E3E" w14:textId="5F3B7EBE" w:rsidR="00AB118A" w:rsidRDefault="00AB118A" w:rsidP="00AB118A">
      <w:pPr>
        <w:pStyle w:val="Textocomentario"/>
      </w:pPr>
      <w:r>
        <w:rPr>
          <w:rStyle w:val="Refdecomentario"/>
        </w:rPr>
        <w:annotationRef/>
      </w:r>
      <w:r>
        <w:t>Imagen en la carpeta Imágenes / Imagen7_TearDown</w:t>
      </w:r>
    </w:p>
    <w:p w14:paraId="1DC8E97A" w14:textId="4615A7C8" w:rsidR="00AB118A" w:rsidRDefault="00AB118A" w:rsidP="00AB118A">
      <w:pPr>
        <w:pStyle w:val="Textocomentario"/>
      </w:pPr>
      <w:r>
        <w:t>Recortarla para quede de esta manera.</w:t>
      </w:r>
    </w:p>
  </w:comment>
  <w:comment w:id="200" w:author="Usuario" w:date="2022-12-28T17:52:00Z" w:initials="U">
    <w:p w14:paraId="1485F467" w14:textId="019116E4" w:rsidR="00744CE5" w:rsidRDefault="00744CE5" w:rsidP="00744CE5">
      <w:pPr>
        <w:pStyle w:val="Textocomentario"/>
      </w:pPr>
      <w:r>
        <w:rPr>
          <w:rStyle w:val="Refdecomentario"/>
        </w:rPr>
        <w:annotationRef/>
      </w:r>
      <w:r>
        <w:t>Imagen en la carpeta Imágenes / Imagen8_Checkpoint</w:t>
      </w:r>
    </w:p>
    <w:p w14:paraId="4401592A" w14:textId="71FDC95E" w:rsidR="00744CE5" w:rsidRDefault="00744CE5" w:rsidP="00744CE5">
      <w:pPr>
        <w:pStyle w:val="Textocomentario"/>
      </w:pPr>
      <w:r>
        <w:t>Recortarla para quede de esta manera.</w:t>
      </w:r>
    </w:p>
  </w:comment>
  <w:comment w:id="201" w:author="Gloria" w:date="2022-12-23T15:35:00Z" w:initials="G">
    <w:p w14:paraId="6CD397E7" w14:textId="42ED4099" w:rsidR="00F40C0B" w:rsidRDefault="00F40C0B" w:rsidP="0015554B">
      <w:pPr>
        <w:pStyle w:val="Textocomentario"/>
      </w:pPr>
      <w:r>
        <w:rPr>
          <w:rStyle w:val="Refdecomentario"/>
        </w:rPr>
        <w:annotationRef/>
      </w:r>
      <w:r w:rsidR="0015554B">
        <w:t>Ver anexo en formatos DI</w:t>
      </w:r>
    </w:p>
  </w:comment>
  <w:comment w:id="223" w:author="Usuario" w:date="2022-12-28T18:01:00Z" w:initials="U">
    <w:p w14:paraId="2F910F72" w14:textId="25A5C8DD" w:rsidR="00F825C2" w:rsidRDefault="00F825C2" w:rsidP="00F825C2">
      <w:pPr>
        <w:pStyle w:val="Textocomentario"/>
      </w:pPr>
      <w:r>
        <w:rPr>
          <w:rStyle w:val="Refdecomentario"/>
        </w:rPr>
        <w:annotationRef/>
      </w:r>
      <w:r>
        <w:t>Imagen en la carpeta Imágenes / Imagen9_CasoPrueba</w:t>
      </w:r>
    </w:p>
    <w:p w14:paraId="3812C5B2" w14:textId="6B0A66F9" w:rsidR="00F825C2" w:rsidRDefault="00F825C2" w:rsidP="00F825C2">
      <w:pPr>
        <w:pStyle w:val="Textocomentario"/>
      </w:pPr>
      <w:r>
        <w:t>Recortarla para quede de esta manera.</w:t>
      </w:r>
    </w:p>
  </w:comment>
  <w:comment w:id="238" w:author="Gloria" w:date="2022-12-23T11:28:00Z" w:initials="G">
    <w:p w14:paraId="0E18227E" w14:textId="47E08B45" w:rsidR="00C152A1" w:rsidRDefault="00C152A1" w:rsidP="0071049B">
      <w:pPr>
        <w:pStyle w:val="Textocomentario"/>
      </w:pPr>
      <w:r>
        <w:rPr>
          <w:rStyle w:val="Refdecomentario"/>
        </w:rPr>
        <w:annotationRef/>
      </w:r>
      <w:r>
        <w:rPr>
          <w:rStyle w:val="Refdecomentario"/>
        </w:rPr>
        <w:annotationRef/>
      </w:r>
      <w:r w:rsidR="00F825C2">
        <w:rPr>
          <w:color w:val="000000"/>
        </w:rPr>
        <w:t xml:space="preserve">Incrustar el video que se encuentra en la carpeta denominada Videos: </w:t>
      </w:r>
      <w:r>
        <w:rPr>
          <w:color w:val="000000"/>
        </w:rPr>
        <w:t>Video_3_Script TestRunner</w:t>
      </w:r>
    </w:p>
    <w:p w14:paraId="12A4FD87" w14:textId="5E9ED32C" w:rsidR="00C152A1" w:rsidRDefault="00C152A1">
      <w:pPr>
        <w:pStyle w:val="Textocomentario"/>
      </w:pPr>
    </w:p>
  </w:comment>
  <w:comment w:id="252" w:author="Gloria" w:date="2022-12-22T15:00:00Z" w:initials="G">
    <w:p w14:paraId="05C44CDE" w14:textId="7A5BE9B4" w:rsidR="00C152A1" w:rsidRDefault="00C152A1">
      <w:pPr>
        <w:pStyle w:val="Textocomentario"/>
      </w:pPr>
      <w:r>
        <w:rPr>
          <w:rStyle w:val="Refdecomentario"/>
        </w:rPr>
        <w:annotationRef/>
      </w:r>
      <w:r w:rsidR="001C45DB">
        <w:rPr>
          <w:color w:val="000000"/>
        </w:rPr>
        <w:t xml:space="preserve">Incrustar el video que se encuentra en la carpeta denominada Videos: </w:t>
      </w:r>
      <w:r>
        <w:rPr>
          <w:color w:val="000000"/>
        </w:rPr>
        <w:t>Video_4_Pruebas_de_rendimiento</w:t>
      </w:r>
    </w:p>
  </w:comment>
  <w:comment w:id="269" w:author="Luz Aida Quintero Velásquez" w:date="2022-11-21T04:25:00Z" w:initials="">
    <w:p w14:paraId="01242C59" w14:textId="77777777" w:rsidR="00C152A1" w:rsidRDefault="00C152A1">
      <w:pPr>
        <w:widowControl w:val="0"/>
        <w:pBdr>
          <w:top w:val="nil"/>
          <w:left w:val="nil"/>
          <w:bottom w:val="nil"/>
          <w:right w:val="nil"/>
          <w:between w:val="nil"/>
        </w:pBdr>
        <w:spacing w:line="240" w:lineRule="auto"/>
        <w:rPr>
          <w:b/>
          <w:color w:val="000000"/>
        </w:rPr>
      </w:pPr>
      <w:r>
        <w:rPr>
          <w:color w:val="000000"/>
        </w:rPr>
        <w:t xml:space="preserve">Ver diagrama con los textos editables </w:t>
      </w:r>
      <w:r w:rsidR="00EA70EC">
        <w:rPr>
          <w:color w:val="000000"/>
        </w:rPr>
        <w:t>la carpeta Anexos</w:t>
      </w:r>
      <w:r>
        <w:rPr>
          <w:color w:val="000000"/>
        </w:rPr>
        <w:t xml:space="preserve">: </w:t>
      </w:r>
      <w:r w:rsidRPr="00224CB5">
        <w:rPr>
          <w:b/>
          <w:color w:val="000000"/>
        </w:rPr>
        <w:t>CF011_Diagrama_Sintesis</w:t>
      </w:r>
    </w:p>
    <w:p w14:paraId="00000404" w14:textId="229550AA" w:rsidR="00EA70EC" w:rsidRPr="00EA70EC" w:rsidRDefault="00EA70EC">
      <w:pPr>
        <w:widowControl w:val="0"/>
        <w:pBdr>
          <w:top w:val="nil"/>
          <w:left w:val="nil"/>
          <w:bottom w:val="nil"/>
          <w:right w:val="nil"/>
          <w:between w:val="nil"/>
        </w:pBdr>
        <w:spacing w:line="240" w:lineRule="auto"/>
        <w:rPr>
          <w:color w:val="000000"/>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254D6D" w15:done="0"/>
  <w15:commentEx w15:paraId="0EB960C9" w15:done="0"/>
  <w15:commentEx w15:paraId="0EE29AD3" w15:done="0"/>
  <w15:commentEx w15:paraId="4A2A0C19" w15:done="0"/>
  <w15:commentEx w15:paraId="704ECD5A" w15:done="0"/>
  <w15:commentEx w15:paraId="6B3B95EF" w15:done="0"/>
  <w15:commentEx w15:paraId="63F0A931" w15:done="0"/>
  <w15:commentEx w15:paraId="1F153865" w15:done="0"/>
  <w15:commentEx w15:paraId="3B44A35D" w15:done="0"/>
  <w15:commentEx w15:paraId="48004DCC" w15:done="0"/>
  <w15:commentEx w15:paraId="2A9287E3" w15:done="0"/>
  <w15:commentEx w15:paraId="3BBBBCB5" w15:done="0"/>
  <w15:commentEx w15:paraId="71286925" w15:done="0"/>
  <w15:commentEx w15:paraId="07432C92" w15:done="0"/>
  <w15:commentEx w15:paraId="1DC8E97A" w15:done="0"/>
  <w15:commentEx w15:paraId="4401592A" w15:done="0"/>
  <w15:commentEx w15:paraId="6CD397E7" w15:done="0"/>
  <w15:commentEx w15:paraId="3812C5B2" w15:done="0"/>
  <w15:commentEx w15:paraId="12A4FD87" w15:done="0"/>
  <w15:commentEx w15:paraId="05C44CDE" w15:done="0"/>
  <w15:commentEx w15:paraId="0000040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BE7968" w14:textId="77777777" w:rsidR="00595900" w:rsidRDefault="00595900">
      <w:pPr>
        <w:spacing w:line="240" w:lineRule="auto"/>
      </w:pPr>
      <w:r>
        <w:separator/>
      </w:r>
    </w:p>
  </w:endnote>
  <w:endnote w:type="continuationSeparator" w:id="0">
    <w:p w14:paraId="1FA036B4" w14:textId="77777777" w:rsidR="00595900" w:rsidRDefault="005959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00000001"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F0" w14:textId="77777777" w:rsidR="00C152A1" w:rsidRDefault="00C152A1">
    <w:pPr>
      <w:rPr>
        <w:sz w:val="18"/>
        <w:szCs w:val="18"/>
      </w:rPr>
    </w:pPr>
  </w:p>
  <w:p w14:paraId="000003F1" w14:textId="77777777" w:rsidR="00C152A1" w:rsidRDefault="00C152A1">
    <w:pPr>
      <w:pBdr>
        <w:top w:val="nil"/>
        <w:left w:val="nil"/>
        <w:bottom w:val="nil"/>
        <w:right w:val="nil"/>
        <w:between w:val="nil"/>
      </w:pBdr>
      <w:tabs>
        <w:tab w:val="center" w:pos="4419"/>
        <w:tab w:val="right" w:pos="8838"/>
        <w:tab w:val="left" w:pos="10255"/>
      </w:tabs>
      <w:spacing w:line="240" w:lineRule="auto"/>
      <w:jc w:val="right"/>
      <w:rPr>
        <w:sz w:val="18"/>
        <w:szCs w:val="18"/>
      </w:rPr>
    </w:pPr>
  </w:p>
  <w:p w14:paraId="000003F2" w14:textId="77777777" w:rsidR="00C152A1" w:rsidRDefault="00C152A1">
    <w:pPr>
      <w:spacing w:line="240" w:lineRule="auto"/>
      <w:ind w:left="-2" w:hanging="2"/>
      <w:jc w:val="right"/>
      <w:rPr>
        <w:rFonts w:ascii="Times New Roman" w:eastAsia="Times New Roman" w:hAnsi="Times New Roman" w:cs="Times New Roman"/>
        <w:sz w:val="24"/>
        <w:szCs w:val="24"/>
      </w:rPr>
    </w:pPr>
  </w:p>
  <w:p w14:paraId="000003F3" w14:textId="77777777" w:rsidR="00C152A1" w:rsidRDefault="00C152A1">
    <w:pPr>
      <w:spacing w:line="240" w:lineRule="auto"/>
      <w:rPr>
        <w:rFonts w:ascii="Times New Roman" w:eastAsia="Times New Roman" w:hAnsi="Times New Roman" w:cs="Times New Roman"/>
        <w:sz w:val="24"/>
        <w:szCs w:val="24"/>
      </w:rPr>
    </w:pPr>
  </w:p>
  <w:p w14:paraId="000003F4" w14:textId="77777777" w:rsidR="00C152A1" w:rsidRDefault="00C152A1">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F5" w14:textId="77777777" w:rsidR="00C152A1" w:rsidRDefault="00C152A1">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678FE" w14:textId="77777777" w:rsidR="00595900" w:rsidRDefault="00595900">
      <w:pPr>
        <w:spacing w:line="240" w:lineRule="auto"/>
      </w:pPr>
      <w:r>
        <w:separator/>
      </w:r>
    </w:p>
  </w:footnote>
  <w:footnote w:type="continuationSeparator" w:id="0">
    <w:p w14:paraId="0996DA45" w14:textId="77777777" w:rsidR="00595900" w:rsidRDefault="005959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EE" w14:textId="77777777" w:rsidR="00C152A1" w:rsidRDefault="00C152A1">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simplePos x="0" y="0"/>
          <wp:positionH relativeFrom="margin">
            <wp:align>center</wp:align>
          </wp:positionH>
          <wp:positionV relativeFrom="page">
            <wp:posOffset>276225</wp:posOffset>
          </wp:positionV>
          <wp:extent cx="629920" cy="588645"/>
          <wp:effectExtent l="0" t="0" r="0" b="0"/>
          <wp:wrapNone/>
          <wp:docPr id="1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EF" w14:textId="77777777" w:rsidR="00C152A1" w:rsidRDefault="00C152A1">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170E7"/>
    <w:multiLevelType w:val="multilevel"/>
    <w:tmpl w:val="612E9C5C"/>
    <w:lvl w:ilvl="0">
      <w:start w:val="1"/>
      <w:numFmt w:val="decimal"/>
      <w:lvlText w:val="%1."/>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0B15BC"/>
    <w:multiLevelType w:val="multilevel"/>
    <w:tmpl w:val="DFB4A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B20C47"/>
    <w:multiLevelType w:val="multilevel"/>
    <w:tmpl w:val="826AB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B927C5"/>
    <w:multiLevelType w:val="multilevel"/>
    <w:tmpl w:val="9CE2321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9D2B9D"/>
    <w:multiLevelType w:val="multilevel"/>
    <w:tmpl w:val="AD0E6F8E"/>
    <w:lvl w:ilvl="0">
      <w:start w:val="1"/>
      <w:numFmt w:val="lowerLetter"/>
      <w:lvlText w:val="%1."/>
      <w:lvlJc w:val="left"/>
      <w:pPr>
        <w:ind w:left="1570" w:hanging="360"/>
      </w:pPr>
      <w:rPr>
        <w:u w:val="none"/>
      </w:rPr>
    </w:lvl>
    <w:lvl w:ilvl="1">
      <w:start w:val="1"/>
      <w:numFmt w:val="bullet"/>
      <w:lvlText w:val="○"/>
      <w:lvlJc w:val="left"/>
      <w:pPr>
        <w:ind w:left="2290" w:hanging="360"/>
      </w:pPr>
      <w:rPr>
        <w:u w:val="none"/>
      </w:rPr>
    </w:lvl>
    <w:lvl w:ilvl="2">
      <w:start w:val="1"/>
      <w:numFmt w:val="bullet"/>
      <w:lvlText w:val="■"/>
      <w:lvlJc w:val="left"/>
      <w:pPr>
        <w:ind w:left="3010" w:hanging="360"/>
      </w:pPr>
      <w:rPr>
        <w:u w:val="none"/>
      </w:rPr>
    </w:lvl>
    <w:lvl w:ilvl="3">
      <w:start w:val="1"/>
      <w:numFmt w:val="bullet"/>
      <w:lvlText w:val="●"/>
      <w:lvlJc w:val="left"/>
      <w:pPr>
        <w:ind w:left="3730" w:hanging="360"/>
      </w:pPr>
      <w:rPr>
        <w:u w:val="none"/>
      </w:rPr>
    </w:lvl>
    <w:lvl w:ilvl="4">
      <w:start w:val="1"/>
      <w:numFmt w:val="bullet"/>
      <w:lvlText w:val="○"/>
      <w:lvlJc w:val="left"/>
      <w:pPr>
        <w:ind w:left="4450" w:hanging="360"/>
      </w:pPr>
      <w:rPr>
        <w:u w:val="none"/>
      </w:rPr>
    </w:lvl>
    <w:lvl w:ilvl="5">
      <w:start w:val="1"/>
      <w:numFmt w:val="bullet"/>
      <w:lvlText w:val="■"/>
      <w:lvlJc w:val="left"/>
      <w:pPr>
        <w:ind w:left="5170" w:hanging="360"/>
      </w:pPr>
      <w:rPr>
        <w:u w:val="none"/>
      </w:rPr>
    </w:lvl>
    <w:lvl w:ilvl="6">
      <w:start w:val="1"/>
      <w:numFmt w:val="bullet"/>
      <w:lvlText w:val="●"/>
      <w:lvlJc w:val="left"/>
      <w:pPr>
        <w:ind w:left="5890" w:hanging="360"/>
      </w:pPr>
      <w:rPr>
        <w:u w:val="none"/>
      </w:rPr>
    </w:lvl>
    <w:lvl w:ilvl="7">
      <w:start w:val="1"/>
      <w:numFmt w:val="bullet"/>
      <w:lvlText w:val="○"/>
      <w:lvlJc w:val="left"/>
      <w:pPr>
        <w:ind w:left="6610" w:hanging="360"/>
      </w:pPr>
      <w:rPr>
        <w:u w:val="none"/>
      </w:rPr>
    </w:lvl>
    <w:lvl w:ilvl="8">
      <w:start w:val="1"/>
      <w:numFmt w:val="bullet"/>
      <w:lvlText w:val="■"/>
      <w:lvlJc w:val="left"/>
      <w:pPr>
        <w:ind w:left="7330" w:hanging="360"/>
      </w:pPr>
      <w:rPr>
        <w:u w:val="none"/>
      </w:rPr>
    </w:lvl>
  </w:abstractNum>
  <w:abstractNum w:abstractNumId="5" w15:restartNumberingAfterBreak="0">
    <w:nsid w:val="102E5CDE"/>
    <w:multiLevelType w:val="multilevel"/>
    <w:tmpl w:val="05B69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D673FC"/>
    <w:multiLevelType w:val="multilevel"/>
    <w:tmpl w:val="B0AE7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027256"/>
    <w:multiLevelType w:val="multilevel"/>
    <w:tmpl w:val="5A0260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93076D5"/>
    <w:multiLevelType w:val="multilevel"/>
    <w:tmpl w:val="15385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A862AB8"/>
    <w:multiLevelType w:val="multilevel"/>
    <w:tmpl w:val="6D90B9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6461F5"/>
    <w:multiLevelType w:val="multilevel"/>
    <w:tmpl w:val="7FE27F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490530D"/>
    <w:multiLevelType w:val="multilevel"/>
    <w:tmpl w:val="D40A3F9A"/>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8963895"/>
    <w:multiLevelType w:val="multilevel"/>
    <w:tmpl w:val="F46A4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5D0FAC"/>
    <w:multiLevelType w:val="hybridMultilevel"/>
    <w:tmpl w:val="EA4AE16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FA33B92"/>
    <w:multiLevelType w:val="multilevel"/>
    <w:tmpl w:val="BC245AE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901CEB"/>
    <w:multiLevelType w:val="multilevel"/>
    <w:tmpl w:val="3E025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6C857BA"/>
    <w:multiLevelType w:val="multilevel"/>
    <w:tmpl w:val="A7620A2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D5041D"/>
    <w:multiLevelType w:val="multilevel"/>
    <w:tmpl w:val="D28276E8"/>
    <w:lvl w:ilvl="0">
      <w:start w:val="1"/>
      <w:numFmt w:val="decimal"/>
      <w:lvlText w:val="%1."/>
      <w:lvlJc w:val="left"/>
      <w:pPr>
        <w:ind w:left="720" w:hanging="360"/>
      </w:pPr>
      <w:rPr>
        <w:color w:val="37373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E8A6CF6"/>
    <w:multiLevelType w:val="multilevel"/>
    <w:tmpl w:val="F3FA3E6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BD90828"/>
    <w:multiLevelType w:val="hybridMultilevel"/>
    <w:tmpl w:val="365E34A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503D7FF2"/>
    <w:multiLevelType w:val="hybridMultilevel"/>
    <w:tmpl w:val="8C180398"/>
    <w:lvl w:ilvl="0" w:tplc="0409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52BF2894"/>
    <w:multiLevelType w:val="multilevel"/>
    <w:tmpl w:val="F462E71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597A96"/>
    <w:multiLevelType w:val="multilevel"/>
    <w:tmpl w:val="40F088BE"/>
    <w:lvl w:ilvl="0">
      <w:start w:val="5"/>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D096D3E"/>
    <w:multiLevelType w:val="multilevel"/>
    <w:tmpl w:val="71FAFB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3CC44F7"/>
    <w:multiLevelType w:val="multilevel"/>
    <w:tmpl w:val="118206A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677A6EFB"/>
    <w:multiLevelType w:val="hybridMultilevel"/>
    <w:tmpl w:val="D8C8F9C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694E229D"/>
    <w:multiLevelType w:val="hybridMultilevel"/>
    <w:tmpl w:val="1EF03B06"/>
    <w:lvl w:ilvl="0" w:tplc="0409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6C566B30"/>
    <w:multiLevelType w:val="multilevel"/>
    <w:tmpl w:val="BA804A4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7"/>
  </w:num>
  <w:num w:numId="3">
    <w:abstractNumId w:val="9"/>
  </w:num>
  <w:num w:numId="4">
    <w:abstractNumId w:val="2"/>
  </w:num>
  <w:num w:numId="5">
    <w:abstractNumId w:val="24"/>
  </w:num>
  <w:num w:numId="6">
    <w:abstractNumId w:val="12"/>
  </w:num>
  <w:num w:numId="7">
    <w:abstractNumId w:val="0"/>
  </w:num>
  <w:num w:numId="8">
    <w:abstractNumId w:val="3"/>
  </w:num>
  <w:num w:numId="9">
    <w:abstractNumId w:val="22"/>
  </w:num>
  <w:num w:numId="10">
    <w:abstractNumId w:val="14"/>
  </w:num>
  <w:num w:numId="11">
    <w:abstractNumId w:val="8"/>
  </w:num>
  <w:num w:numId="12">
    <w:abstractNumId w:val="18"/>
  </w:num>
  <w:num w:numId="13">
    <w:abstractNumId w:val="10"/>
  </w:num>
  <w:num w:numId="14">
    <w:abstractNumId w:val="11"/>
  </w:num>
  <w:num w:numId="15">
    <w:abstractNumId w:val="15"/>
  </w:num>
  <w:num w:numId="16">
    <w:abstractNumId w:val="7"/>
  </w:num>
  <w:num w:numId="17">
    <w:abstractNumId w:val="1"/>
  </w:num>
  <w:num w:numId="18">
    <w:abstractNumId w:val="23"/>
  </w:num>
  <w:num w:numId="19">
    <w:abstractNumId w:val="5"/>
  </w:num>
  <w:num w:numId="20">
    <w:abstractNumId w:val="4"/>
  </w:num>
  <w:num w:numId="21">
    <w:abstractNumId w:val="25"/>
  </w:num>
  <w:num w:numId="22">
    <w:abstractNumId w:val="19"/>
  </w:num>
  <w:num w:numId="23">
    <w:abstractNumId w:val="13"/>
  </w:num>
  <w:num w:numId="24">
    <w:abstractNumId w:val="26"/>
  </w:num>
  <w:num w:numId="25">
    <w:abstractNumId w:val="20"/>
  </w:num>
  <w:num w:numId="26">
    <w:abstractNumId w:val="21"/>
  </w:num>
  <w:num w:numId="27">
    <w:abstractNumId w:val="27"/>
  </w:num>
  <w:num w:numId="28">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uario">
    <w15:presenceInfo w15:providerId="None" w15:userId="Usuario"/>
  </w15:person>
  <w15:person w15:author="Gloria">
    <w15:presenceInfo w15:providerId="None" w15:userId="Gloria"/>
  </w15:person>
  <w15:person w15:author="RC">
    <w15:presenceInfo w15:providerId="Windows Live" w15:userId="5de6bfa6968693f8"/>
  </w15:person>
  <w15:person w15:author="Luz Aída Quintero Velásquez">
    <w15:presenceInfo w15:providerId="None" w15:userId="Luz Aída Quintero Velás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640"/>
    <w:rsid w:val="000000CC"/>
    <w:rsid w:val="00000107"/>
    <w:rsid w:val="00013DD0"/>
    <w:rsid w:val="00014917"/>
    <w:rsid w:val="00021627"/>
    <w:rsid w:val="00042F58"/>
    <w:rsid w:val="000432FE"/>
    <w:rsid w:val="00047A43"/>
    <w:rsid w:val="00054A87"/>
    <w:rsid w:val="00055EA0"/>
    <w:rsid w:val="000858C5"/>
    <w:rsid w:val="00093B59"/>
    <w:rsid w:val="00095037"/>
    <w:rsid w:val="000A556E"/>
    <w:rsid w:val="000B5335"/>
    <w:rsid w:val="000C27B2"/>
    <w:rsid w:val="000F136C"/>
    <w:rsid w:val="00100AA6"/>
    <w:rsid w:val="00113F62"/>
    <w:rsid w:val="001140EE"/>
    <w:rsid w:val="00127F1D"/>
    <w:rsid w:val="001357E0"/>
    <w:rsid w:val="00140A16"/>
    <w:rsid w:val="00142AF1"/>
    <w:rsid w:val="00147519"/>
    <w:rsid w:val="0015554B"/>
    <w:rsid w:val="00170AAD"/>
    <w:rsid w:val="0017559D"/>
    <w:rsid w:val="00185CC8"/>
    <w:rsid w:val="001A25C1"/>
    <w:rsid w:val="001A3C6E"/>
    <w:rsid w:val="001B2D4B"/>
    <w:rsid w:val="001B46EB"/>
    <w:rsid w:val="001B6B73"/>
    <w:rsid w:val="001B7781"/>
    <w:rsid w:val="001C45DB"/>
    <w:rsid w:val="001F167B"/>
    <w:rsid w:val="00224CB5"/>
    <w:rsid w:val="00236025"/>
    <w:rsid w:val="00241769"/>
    <w:rsid w:val="002D4805"/>
    <w:rsid w:val="002E42C0"/>
    <w:rsid w:val="002E48B9"/>
    <w:rsid w:val="00305BBC"/>
    <w:rsid w:val="003231B3"/>
    <w:rsid w:val="003315AA"/>
    <w:rsid w:val="003603C3"/>
    <w:rsid w:val="003C7D7B"/>
    <w:rsid w:val="004221A1"/>
    <w:rsid w:val="00425432"/>
    <w:rsid w:val="00426257"/>
    <w:rsid w:val="00431C9E"/>
    <w:rsid w:val="00452470"/>
    <w:rsid w:val="00453DD7"/>
    <w:rsid w:val="00455132"/>
    <w:rsid w:val="00471267"/>
    <w:rsid w:val="00476FC2"/>
    <w:rsid w:val="004B4448"/>
    <w:rsid w:val="004C124A"/>
    <w:rsid w:val="004C362E"/>
    <w:rsid w:val="004D2F18"/>
    <w:rsid w:val="004F20C6"/>
    <w:rsid w:val="004F52D9"/>
    <w:rsid w:val="00551EFE"/>
    <w:rsid w:val="005557A2"/>
    <w:rsid w:val="00595900"/>
    <w:rsid w:val="005979C5"/>
    <w:rsid w:val="005C5DC9"/>
    <w:rsid w:val="005E4673"/>
    <w:rsid w:val="005F60FE"/>
    <w:rsid w:val="00624EB1"/>
    <w:rsid w:val="00626A40"/>
    <w:rsid w:val="00641BFD"/>
    <w:rsid w:val="00643D09"/>
    <w:rsid w:val="0067568F"/>
    <w:rsid w:val="006B5B89"/>
    <w:rsid w:val="006C1B15"/>
    <w:rsid w:val="006E0D6B"/>
    <w:rsid w:val="006E196C"/>
    <w:rsid w:val="0071049B"/>
    <w:rsid w:val="00734B06"/>
    <w:rsid w:val="007363E3"/>
    <w:rsid w:val="00737119"/>
    <w:rsid w:val="00744CE5"/>
    <w:rsid w:val="0075019D"/>
    <w:rsid w:val="00757F2A"/>
    <w:rsid w:val="0076621B"/>
    <w:rsid w:val="007702E9"/>
    <w:rsid w:val="00786493"/>
    <w:rsid w:val="007934DA"/>
    <w:rsid w:val="007961FC"/>
    <w:rsid w:val="007B1460"/>
    <w:rsid w:val="007E3778"/>
    <w:rsid w:val="0081780B"/>
    <w:rsid w:val="008237FE"/>
    <w:rsid w:val="008327E0"/>
    <w:rsid w:val="00834C77"/>
    <w:rsid w:val="00876CB3"/>
    <w:rsid w:val="008A2590"/>
    <w:rsid w:val="008F435A"/>
    <w:rsid w:val="009179F0"/>
    <w:rsid w:val="00921F43"/>
    <w:rsid w:val="00951B1C"/>
    <w:rsid w:val="00960113"/>
    <w:rsid w:val="0096196B"/>
    <w:rsid w:val="009722F5"/>
    <w:rsid w:val="009979F2"/>
    <w:rsid w:val="009A3042"/>
    <w:rsid w:val="009A38C6"/>
    <w:rsid w:val="009F5837"/>
    <w:rsid w:val="00A00F14"/>
    <w:rsid w:val="00A54FA3"/>
    <w:rsid w:val="00A65C9A"/>
    <w:rsid w:val="00AA5026"/>
    <w:rsid w:val="00AB118A"/>
    <w:rsid w:val="00AC1DDF"/>
    <w:rsid w:val="00AC6044"/>
    <w:rsid w:val="00AE47B1"/>
    <w:rsid w:val="00AE67D7"/>
    <w:rsid w:val="00B00C63"/>
    <w:rsid w:val="00B060C8"/>
    <w:rsid w:val="00B14813"/>
    <w:rsid w:val="00B15B0D"/>
    <w:rsid w:val="00B167CC"/>
    <w:rsid w:val="00B26DA2"/>
    <w:rsid w:val="00B37D26"/>
    <w:rsid w:val="00B61375"/>
    <w:rsid w:val="00B61826"/>
    <w:rsid w:val="00B66C76"/>
    <w:rsid w:val="00B72BE1"/>
    <w:rsid w:val="00BA003E"/>
    <w:rsid w:val="00BA56CC"/>
    <w:rsid w:val="00BB1F99"/>
    <w:rsid w:val="00BC490F"/>
    <w:rsid w:val="00BD7F7C"/>
    <w:rsid w:val="00BE38C8"/>
    <w:rsid w:val="00BF03C5"/>
    <w:rsid w:val="00BF2703"/>
    <w:rsid w:val="00C01C8A"/>
    <w:rsid w:val="00C026C6"/>
    <w:rsid w:val="00C152A1"/>
    <w:rsid w:val="00C6019C"/>
    <w:rsid w:val="00C661B4"/>
    <w:rsid w:val="00CC1EC1"/>
    <w:rsid w:val="00CE5337"/>
    <w:rsid w:val="00D25183"/>
    <w:rsid w:val="00D3068B"/>
    <w:rsid w:val="00D55C20"/>
    <w:rsid w:val="00D632B3"/>
    <w:rsid w:val="00D66436"/>
    <w:rsid w:val="00DC6E48"/>
    <w:rsid w:val="00DE0F86"/>
    <w:rsid w:val="00DE6B8B"/>
    <w:rsid w:val="00DF2E10"/>
    <w:rsid w:val="00E36CA9"/>
    <w:rsid w:val="00E459A5"/>
    <w:rsid w:val="00EA02B2"/>
    <w:rsid w:val="00EA70EC"/>
    <w:rsid w:val="00EC7AD0"/>
    <w:rsid w:val="00EE0A5C"/>
    <w:rsid w:val="00EE52B9"/>
    <w:rsid w:val="00F33DC0"/>
    <w:rsid w:val="00F40C0B"/>
    <w:rsid w:val="00F57640"/>
    <w:rsid w:val="00F6766E"/>
    <w:rsid w:val="00F821F9"/>
    <w:rsid w:val="00F825C2"/>
    <w:rsid w:val="00F85960"/>
    <w:rsid w:val="00F95FED"/>
    <w:rsid w:val="00F9672B"/>
    <w:rsid w:val="00FD672F"/>
    <w:rsid w:val="00FE2C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BE8C3"/>
  <w15:docId w15:val="{10AF5E1B-F5CF-4C5B-A9D9-19003B047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3"/>
    <w:tblPr>
      <w:tblStyleRowBandSize w:val="1"/>
      <w:tblStyleColBandSize w:val="1"/>
      <w:tblCellMar>
        <w:left w:w="70" w:type="dxa"/>
        <w:right w:w="70" w:type="dxa"/>
      </w:tblCellMar>
    </w:tblPr>
  </w:style>
  <w:style w:type="table" w:customStyle="1" w:styleId="a7">
    <w:basedOn w:val="TableNormal3"/>
    <w:tblPr>
      <w:tblStyleRowBandSize w:val="1"/>
      <w:tblStyleColBandSize w:val="1"/>
      <w:tblCellMar>
        <w:top w:w="15" w:type="dxa"/>
        <w:left w:w="15" w:type="dxa"/>
        <w:bottom w:w="15" w:type="dxa"/>
        <w:right w:w="15" w:type="dxa"/>
      </w:tblCellMar>
    </w:tblPr>
  </w:style>
  <w:style w:type="table" w:customStyle="1" w:styleId="a8">
    <w:basedOn w:val="TableNormal3"/>
    <w:tblPr>
      <w:tblStyleRowBandSize w:val="1"/>
      <w:tblStyleColBandSize w:val="1"/>
      <w:tblCellMar>
        <w:top w:w="15" w:type="dxa"/>
        <w:left w:w="15" w:type="dxa"/>
        <w:bottom w:w="15" w:type="dxa"/>
        <w:right w:w="15" w:type="dxa"/>
      </w:tblCellMar>
    </w:tblPr>
  </w:style>
  <w:style w:type="table" w:customStyle="1" w:styleId="a9">
    <w:basedOn w:val="TableNormal3"/>
    <w:tblPr>
      <w:tblStyleRowBandSize w:val="1"/>
      <w:tblStyleColBandSize w:val="1"/>
      <w:tblCellMar>
        <w:left w:w="115" w:type="dxa"/>
        <w:right w:w="115" w:type="dxa"/>
      </w:tblCellMar>
    </w:tblPr>
  </w:style>
  <w:style w:type="table" w:customStyle="1" w:styleId="aa">
    <w:basedOn w:val="TableNormal3"/>
    <w:tblPr>
      <w:tblStyleRowBandSize w:val="1"/>
      <w:tblStyleColBandSize w:val="1"/>
      <w:tblCellMar>
        <w:left w:w="115" w:type="dxa"/>
        <w:right w:w="115" w:type="dxa"/>
      </w:tblCellMar>
    </w:tblPr>
  </w:style>
  <w:style w:type="table" w:customStyle="1" w:styleId="a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7C4702"/>
    <w:rPr>
      <w:color w:val="605E5C"/>
      <w:shd w:val="clear" w:color="auto" w:fill="E1DFDD"/>
    </w:rPr>
  </w:style>
  <w:style w:type="table" w:customStyle="1" w:styleId="a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table" w:customStyle="1" w:styleId="aff7">
    <w:basedOn w:val="TableNormal2"/>
    <w:tblPr>
      <w:tblStyleRowBandSize w:val="1"/>
      <w:tblStyleColBandSize w:val="1"/>
      <w:tblCellMar>
        <w:top w:w="100" w:type="dxa"/>
        <w:left w:w="100" w:type="dxa"/>
        <w:bottom w:w="100" w:type="dxa"/>
        <w:right w:w="100" w:type="dxa"/>
      </w:tblCellMar>
    </w:tblPr>
  </w:style>
  <w:style w:type="table" w:customStyle="1" w:styleId="aff8">
    <w:basedOn w:val="TableNormal2"/>
    <w:tblPr>
      <w:tblStyleRowBandSize w:val="1"/>
      <w:tblStyleColBandSize w:val="1"/>
      <w:tblCellMar>
        <w:top w:w="100" w:type="dxa"/>
        <w:left w:w="100" w:type="dxa"/>
        <w:bottom w:w="100" w:type="dxa"/>
        <w:right w:w="100" w:type="dxa"/>
      </w:tblCellMar>
    </w:tblPr>
  </w:style>
  <w:style w:type="table" w:customStyle="1" w:styleId="aff9">
    <w:basedOn w:val="TableNormal2"/>
    <w:tblPr>
      <w:tblStyleRowBandSize w:val="1"/>
      <w:tblStyleColBandSize w:val="1"/>
      <w:tblCellMar>
        <w:top w:w="100" w:type="dxa"/>
        <w:left w:w="100" w:type="dxa"/>
        <w:bottom w:w="100" w:type="dxa"/>
        <w:right w:w="100" w:type="dxa"/>
      </w:tblCellMar>
    </w:tblPr>
  </w:style>
  <w:style w:type="table" w:customStyle="1" w:styleId="affa">
    <w:basedOn w:val="TableNormal2"/>
    <w:tblPr>
      <w:tblStyleRowBandSize w:val="1"/>
      <w:tblStyleColBandSize w:val="1"/>
      <w:tblCellMar>
        <w:top w:w="100" w:type="dxa"/>
        <w:left w:w="100" w:type="dxa"/>
        <w:bottom w:w="100" w:type="dxa"/>
        <w:right w:w="100" w:type="dxa"/>
      </w:tblCellMar>
    </w:tblPr>
  </w:style>
  <w:style w:type="table" w:customStyle="1" w:styleId="affb">
    <w:basedOn w:val="TableNormal2"/>
    <w:tblPr>
      <w:tblStyleRowBandSize w:val="1"/>
      <w:tblStyleColBandSize w:val="1"/>
      <w:tblCellMar>
        <w:top w:w="100" w:type="dxa"/>
        <w:left w:w="100" w:type="dxa"/>
        <w:bottom w:w="100" w:type="dxa"/>
        <w:right w:w="100" w:type="dxa"/>
      </w:tblCellMar>
    </w:tblPr>
  </w:style>
  <w:style w:type="table" w:customStyle="1" w:styleId="affc">
    <w:basedOn w:val="TableNormal2"/>
    <w:tblPr>
      <w:tblStyleRowBandSize w:val="1"/>
      <w:tblStyleColBandSize w:val="1"/>
      <w:tblCellMar>
        <w:top w:w="100" w:type="dxa"/>
        <w:left w:w="100" w:type="dxa"/>
        <w:bottom w:w="100" w:type="dxa"/>
        <w:right w:w="100" w:type="dxa"/>
      </w:tblCellMar>
    </w:tblPr>
  </w:style>
  <w:style w:type="table" w:customStyle="1" w:styleId="a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1B46E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gratis/videojugador-que-gana-torneo-disparos-primera-persona-teclado-rgb-auriculares-profesionales-hombre-jugador-profesional-hablando-otros-jugadores-linea-competencia-juegos-computadora-potente_15962828.htm?query=pruebas%20de%20videojuegos" TargetMode="External"/><Relationship Id="rId2" Type="http://schemas.openxmlformats.org/officeDocument/2006/relationships/image" Target="media/image3.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hyperlink" Target="https://www.freepik.es/fotos-premium/empresaria-apuntando-prueba-palabras-contra-pared-gris_35763319.htm"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10.png"/><Relationship Id="rId39" Type="http://schemas.openxmlformats.org/officeDocument/2006/relationships/customXml" Target="../customXml/item3.xml"/><Relationship Id="rId21" Type="http://schemas.microsoft.com/office/2007/relationships/diagramDrawing" Target="diagrams/drawing2.xml"/><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Colors" Target="diagrams/colors2.xml"/><Relationship Id="rId29" Type="http://schemas.openxmlformats.org/officeDocument/2006/relationships/image" Target="media/image13.png"/><Relationship Id="rId41"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hyperlink" Target="https://www.kodeco.com/9454-introduction-to-unity-unit-testing" TargetMode="External"/><Relationship Id="rId37" Type="http://schemas.microsoft.com/office/2011/relationships/people" Target="people.xml"/><Relationship Id="rId40" Type="http://schemas.openxmlformats.org/officeDocument/2006/relationships/customXml" Target="../customXml/item4.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diagramQuickStyle" Target="diagrams/quickStyle2.xml"/><Relationship Id="rId31" Type="http://schemas.openxmlformats.org/officeDocument/2006/relationships/hyperlink" Target="https://docs.unity3d.com/Packages/com.unity.test-framework@1.3/manual/index.html"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9.png"/><Relationship Id="rId33" Type="http://schemas.openxmlformats.org/officeDocument/2006/relationships/hyperlink" Target="https://learn.unity.com/tutorial/unit-10-testing"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114C12-0243-4422-BE10-3A85F2CBB291}" type="doc">
      <dgm:prSet loTypeId="urn:microsoft.com/office/officeart/2005/8/layout/cycle3" loCatId="cycle" qsTypeId="urn:microsoft.com/office/officeart/2005/8/quickstyle/simple1" qsCatId="simple" csTypeId="urn:microsoft.com/office/officeart/2005/8/colors/colorful3" csCatId="colorful" phldr="1"/>
      <dgm:spPr/>
      <dgm:t>
        <a:bodyPr/>
        <a:lstStyle/>
        <a:p>
          <a:endParaRPr lang="es-ES"/>
        </a:p>
      </dgm:t>
    </dgm:pt>
    <dgm:pt modelId="{53CDEFEE-47FF-4576-B917-E70708E8ED07}">
      <dgm:prSet phldrT="[Texto]" custT="1"/>
      <dgm:spPr/>
      <dgm:t>
        <a:bodyPr/>
        <a:lstStyle/>
        <a:p>
          <a:pPr algn="ctr"/>
          <a:r>
            <a:rPr lang="es-ES" sz="1000">
              <a:latin typeface="Arial Rounded MT Bold" panose="020F0704030504030204" pitchFamily="34" charset="0"/>
            </a:rPr>
            <a:t>1. Pruebe o testee el videojuego</a:t>
          </a:r>
        </a:p>
      </dgm:t>
    </dgm:pt>
    <dgm:pt modelId="{A07CB4CC-77FC-44EB-835E-AF461DEFA14F}" type="parTrans" cxnId="{F8035497-6554-4D2F-8DBA-8EEA7BA703EB}">
      <dgm:prSet/>
      <dgm:spPr/>
      <dgm:t>
        <a:bodyPr/>
        <a:lstStyle/>
        <a:p>
          <a:pPr algn="ctr"/>
          <a:endParaRPr lang="es-ES" sz="1000">
            <a:latin typeface="Arial Rounded MT Bold" panose="020F0704030504030204" pitchFamily="34" charset="0"/>
          </a:endParaRPr>
        </a:p>
      </dgm:t>
    </dgm:pt>
    <dgm:pt modelId="{BFBD4EA1-C4A5-4F98-AF00-A4E0532FC13C}" type="sibTrans" cxnId="{F8035497-6554-4D2F-8DBA-8EEA7BA703EB}">
      <dgm:prSet/>
      <dgm:spPr/>
      <dgm:t>
        <a:bodyPr/>
        <a:lstStyle/>
        <a:p>
          <a:pPr algn="ctr"/>
          <a:endParaRPr lang="es-ES" sz="1000">
            <a:latin typeface="Arial Rounded MT Bold" panose="020F0704030504030204" pitchFamily="34" charset="0"/>
          </a:endParaRPr>
        </a:p>
      </dgm:t>
    </dgm:pt>
    <dgm:pt modelId="{97B4E9C3-23C3-4EC2-99D7-412773692A71}">
      <dgm:prSet phldrT="[Texto]" custT="1"/>
      <dgm:spPr/>
      <dgm:t>
        <a:bodyPr/>
        <a:lstStyle/>
        <a:p>
          <a:pPr algn="ctr"/>
          <a:r>
            <a:rPr lang="es-CO" sz="1000" u="none">
              <a:latin typeface="Arial Rounded MT Bold" panose="020F0704030504030204" pitchFamily="34" charset="0"/>
            </a:rPr>
            <a:t>2. Proporcione comentarios en su proceso de testeo</a:t>
          </a:r>
          <a:endParaRPr lang="es-ES" sz="1000">
            <a:latin typeface="Arial Rounded MT Bold" panose="020F0704030504030204" pitchFamily="34" charset="0"/>
          </a:endParaRPr>
        </a:p>
      </dgm:t>
    </dgm:pt>
    <dgm:pt modelId="{93B62997-FA5D-41CE-8FBD-751B9CE5D0E7}" type="parTrans" cxnId="{1B436147-C7A3-481D-AA2F-12A744B0489E}">
      <dgm:prSet/>
      <dgm:spPr/>
      <dgm:t>
        <a:bodyPr/>
        <a:lstStyle/>
        <a:p>
          <a:pPr algn="ctr"/>
          <a:endParaRPr lang="es-ES" sz="1000">
            <a:latin typeface="Arial Rounded MT Bold" panose="020F0704030504030204" pitchFamily="34" charset="0"/>
          </a:endParaRPr>
        </a:p>
      </dgm:t>
    </dgm:pt>
    <dgm:pt modelId="{B050380F-4607-409E-A6E4-0924FF538AEA}" type="sibTrans" cxnId="{1B436147-C7A3-481D-AA2F-12A744B0489E}">
      <dgm:prSet/>
      <dgm:spPr/>
      <dgm:t>
        <a:bodyPr/>
        <a:lstStyle/>
        <a:p>
          <a:pPr algn="ctr"/>
          <a:endParaRPr lang="es-ES" sz="1000">
            <a:latin typeface="Arial Rounded MT Bold" panose="020F0704030504030204" pitchFamily="34" charset="0"/>
          </a:endParaRPr>
        </a:p>
      </dgm:t>
    </dgm:pt>
    <dgm:pt modelId="{243CD404-1C4B-4CB2-BB56-DAA303BF7DB0}">
      <dgm:prSet phldrT="[Texto]" custT="1"/>
      <dgm:spPr/>
      <dgm:t>
        <a:bodyPr/>
        <a:lstStyle/>
        <a:p>
          <a:pPr algn="ctr"/>
          <a:r>
            <a:rPr lang="es-CO" sz="1000">
              <a:latin typeface="Arial Rounded MT Bold" panose="020F0704030504030204" pitchFamily="34" charset="0"/>
            </a:rPr>
            <a:t>3. Vuelva a probar después de realizar las mejoras</a:t>
          </a:r>
          <a:endParaRPr lang="es-ES" sz="1000">
            <a:latin typeface="Arial Rounded MT Bold" panose="020F0704030504030204" pitchFamily="34" charset="0"/>
          </a:endParaRPr>
        </a:p>
      </dgm:t>
    </dgm:pt>
    <dgm:pt modelId="{129D1636-74E5-4734-A314-35304324351C}" type="parTrans" cxnId="{DEB2E253-581E-40F2-BB98-41A66C87844F}">
      <dgm:prSet/>
      <dgm:spPr/>
      <dgm:t>
        <a:bodyPr/>
        <a:lstStyle/>
        <a:p>
          <a:pPr algn="ctr"/>
          <a:endParaRPr lang="es-ES" sz="1000">
            <a:latin typeface="Arial Rounded MT Bold" panose="020F0704030504030204" pitchFamily="34" charset="0"/>
          </a:endParaRPr>
        </a:p>
      </dgm:t>
    </dgm:pt>
    <dgm:pt modelId="{24FE2F85-5566-4FAB-B721-C4DF9B3102F1}" type="sibTrans" cxnId="{DEB2E253-581E-40F2-BB98-41A66C87844F}">
      <dgm:prSet/>
      <dgm:spPr/>
      <dgm:t>
        <a:bodyPr/>
        <a:lstStyle/>
        <a:p>
          <a:pPr algn="ctr"/>
          <a:endParaRPr lang="es-ES" sz="1000">
            <a:latin typeface="Arial Rounded MT Bold" panose="020F0704030504030204" pitchFamily="34" charset="0"/>
          </a:endParaRPr>
        </a:p>
      </dgm:t>
    </dgm:pt>
    <dgm:pt modelId="{6C963480-6559-47BA-A7F2-618FBF0852C3}">
      <dgm:prSet custT="1"/>
      <dgm:spPr/>
      <dgm:t>
        <a:bodyPr/>
        <a:lstStyle/>
        <a:p>
          <a:pPr algn="ctr"/>
          <a:r>
            <a:rPr lang="es-CO" sz="1000">
              <a:latin typeface="Arial Rounded MT Bold" panose="020F0704030504030204" pitchFamily="34" charset="0"/>
            </a:rPr>
            <a:t>4. Repita los mismos pasos si es necesario</a:t>
          </a:r>
          <a:endParaRPr lang="x-none" sz="1000">
            <a:latin typeface="Arial Rounded MT Bold" panose="020F0704030504030204" pitchFamily="34" charset="0"/>
          </a:endParaRPr>
        </a:p>
      </dgm:t>
    </dgm:pt>
    <dgm:pt modelId="{D946A990-5BA1-48D5-9802-0D0150F1785D}" type="parTrans" cxnId="{76E38128-CB44-45AA-B016-D99B13C02415}">
      <dgm:prSet/>
      <dgm:spPr/>
      <dgm:t>
        <a:bodyPr/>
        <a:lstStyle/>
        <a:p>
          <a:pPr algn="ctr"/>
          <a:endParaRPr lang="es-ES" sz="1000">
            <a:latin typeface="Arial Rounded MT Bold" panose="020F0704030504030204" pitchFamily="34" charset="0"/>
          </a:endParaRPr>
        </a:p>
      </dgm:t>
    </dgm:pt>
    <dgm:pt modelId="{5834045A-FB65-4656-B1A3-F2A66259E571}" type="sibTrans" cxnId="{76E38128-CB44-45AA-B016-D99B13C02415}">
      <dgm:prSet/>
      <dgm:spPr/>
      <dgm:t>
        <a:bodyPr/>
        <a:lstStyle/>
        <a:p>
          <a:pPr algn="ctr"/>
          <a:endParaRPr lang="es-ES" sz="1000">
            <a:latin typeface="Arial Rounded MT Bold" panose="020F0704030504030204" pitchFamily="34" charset="0"/>
          </a:endParaRPr>
        </a:p>
      </dgm:t>
    </dgm:pt>
    <dgm:pt modelId="{EF25D664-0572-4532-B1D4-15D7C3AD20BD}" type="pres">
      <dgm:prSet presAssocID="{FC114C12-0243-4422-BE10-3A85F2CBB291}" presName="Name0" presStyleCnt="0">
        <dgm:presLayoutVars>
          <dgm:dir/>
          <dgm:resizeHandles val="exact"/>
        </dgm:presLayoutVars>
      </dgm:prSet>
      <dgm:spPr/>
      <dgm:t>
        <a:bodyPr/>
        <a:lstStyle/>
        <a:p>
          <a:endParaRPr lang="es-ES"/>
        </a:p>
      </dgm:t>
    </dgm:pt>
    <dgm:pt modelId="{73259584-186D-4968-9108-E7226675F81C}" type="pres">
      <dgm:prSet presAssocID="{FC114C12-0243-4422-BE10-3A85F2CBB291}" presName="cycle" presStyleCnt="0"/>
      <dgm:spPr/>
    </dgm:pt>
    <dgm:pt modelId="{885CFA2F-472E-4051-8D71-9D487A5DEABB}" type="pres">
      <dgm:prSet presAssocID="{53CDEFEE-47FF-4576-B917-E70708E8ED07}" presName="nodeFirstNode" presStyleLbl="node1" presStyleIdx="0" presStyleCnt="4">
        <dgm:presLayoutVars>
          <dgm:bulletEnabled val="1"/>
        </dgm:presLayoutVars>
      </dgm:prSet>
      <dgm:spPr/>
      <dgm:t>
        <a:bodyPr/>
        <a:lstStyle/>
        <a:p>
          <a:endParaRPr lang="es-ES"/>
        </a:p>
      </dgm:t>
    </dgm:pt>
    <dgm:pt modelId="{381BA7CC-50EA-4345-AAA1-1470A7A78859}" type="pres">
      <dgm:prSet presAssocID="{BFBD4EA1-C4A5-4F98-AF00-A4E0532FC13C}" presName="sibTransFirstNode" presStyleLbl="bgShp" presStyleIdx="0" presStyleCnt="1"/>
      <dgm:spPr/>
      <dgm:t>
        <a:bodyPr/>
        <a:lstStyle/>
        <a:p>
          <a:endParaRPr lang="es-ES"/>
        </a:p>
      </dgm:t>
    </dgm:pt>
    <dgm:pt modelId="{5273EE59-B429-4EA5-A919-115032B17F22}" type="pres">
      <dgm:prSet presAssocID="{97B4E9C3-23C3-4EC2-99D7-412773692A71}" presName="nodeFollowingNodes" presStyleLbl="node1" presStyleIdx="1" presStyleCnt="4">
        <dgm:presLayoutVars>
          <dgm:bulletEnabled val="1"/>
        </dgm:presLayoutVars>
      </dgm:prSet>
      <dgm:spPr/>
      <dgm:t>
        <a:bodyPr/>
        <a:lstStyle/>
        <a:p>
          <a:endParaRPr lang="es-ES"/>
        </a:p>
      </dgm:t>
    </dgm:pt>
    <dgm:pt modelId="{0A8F2856-9947-4127-A2C4-1995757EB53A}" type="pres">
      <dgm:prSet presAssocID="{243CD404-1C4B-4CB2-BB56-DAA303BF7DB0}" presName="nodeFollowingNodes" presStyleLbl="node1" presStyleIdx="2" presStyleCnt="4">
        <dgm:presLayoutVars>
          <dgm:bulletEnabled val="1"/>
        </dgm:presLayoutVars>
      </dgm:prSet>
      <dgm:spPr/>
      <dgm:t>
        <a:bodyPr/>
        <a:lstStyle/>
        <a:p>
          <a:endParaRPr lang="es-ES"/>
        </a:p>
      </dgm:t>
    </dgm:pt>
    <dgm:pt modelId="{3AF1F1F4-8433-4D38-9E51-43A15878C859}" type="pres">
      <dgm:prSet presAssocID="{6C963480-6559-47BA-A7F2-618FBF0852C3}" presName="nodeFollowingNodes" presStyleLbl="node1" presStyleIdx="3" presStyleCnt="4">
        <dgm:presLayoutVars>
          <dgm:bulletEnabled val="1"/>
        </dgm:presLayoutVars>
      </dgm:prSet>
      <dgm:spPr/>
      <dgm:t>
        <a:bodyPr/>
        <a:lstStyle/>
        <a:p>
          <a:endParaRPr lang="es-ES"/>
        </a:p>
      </dgm:t>
    </dgm:pt>
  </dgm:ptLst>
  <dgm:cxnLst>
    <dgm:cxn modelId="{1B436147-C7A3-481D-AA2F-12A744B0489E}" srcId="{FC114C12-0243-4422-BE10-3A85F2CBB291}" destId="{97B4E9C3-23C3-4EC2-99D7-412773692A71}" srcOrd="1" destOrd="0" parTransId="{93B62997-FA5D-41CE-8FBD-751B9CE5D0E7}" sibTransId="{B050380F-4607-409E-A6E4-0924FF538AEA}"/>
    <dgm:cxn modelId="{C0937352-D80C-4F05-B31F-8309F985EE5D}" type="presOf" srcId="{243CD404-1C4B-4CB2-BB56-DAA303BF7DB0}" destId="{0A8F2856-9947-4127-A2C4-1995757EB53A}" srcOrd="0" destOrd="0" presId="urn:microsoft.com/office/officeart/2005/8/layout/cycle3"/>
    <dgm:cxn modelId="{F12A0E96-97C0-4210-8543-390AADF6C2FD}" type="presOf" srcId="{BFBD4EA1-C4A5-4F98-AF00-A4E0532FC13C}" destId="{381BA7CC-50EA-4345-AAA1-1470A7A78859}" srcOrd="0" destOrd="0" presId="urn:microsoft.com/office/officeart/2005/8/layout/cycle3"/>
    <dgm:cxn modelId="{76E38128-CB44-45AA-B016-D99B13C02415}" srcId="{FC114C12-0243-4422-BE10-3A85F2CBB291}" destId="{6C963480-6559-47BA-A7F2-618FBF0852C3}" srcOrd="3" destOrd="0" parTransId="{D946A990-5BA1-48D5-9802-0D0150F1785D}" sibTransId="{5834045A-FB65-4656-B1A3-F2A66259E571}"/>
    <dgm:cxn modelId="{F8035497-6554-4D2F-8DBA-8EEA7BA703EB}" srcId="{FC114C12-0243-4422-BE10-3A85F2CBB291}" destId="{53CDEFEE-47FF-4576-B917-E70708E8ED07}" srcOrd="0" destOrd="0" parTransId="{A07CB4CC-77FC-44EB-835E-AF461DEFA14F}" sibTransId="{BFBD4EA1-C4A5-4F98-AF00-A4E0532FC13C}"/>
    <dgm:cxn modelId="{DC5C1761-4146-4DCF-AF52-D9AC4E0446E2}" type="presOf" srcId="{97B4E9C3-23C3-4EC2-99D7-412773692A71}" destId="{5273EE59-B429-4EA5-A919-115032B17F22}" srcOrd="0" destOrd="0" presId="urn:microsoft.com/office/officeart/2005/8/layout/cycle3"/>
    <dgm:cxn modelId="{DEB2E253-581E-40F2-BB98-41A66C87844F}" srcId="{FC114C12-0243-4422-BE10-3A85F2CBB291}" destId="{243CD404-1C4B-4CB2-BB56-DAA303BF7DB0}" srcOrd="2" destOrd="0" parTransId="{129D1636-74E5-4734-A314-35304324351C}" sibTransId="{24FE2F85-5566-4FAB-B721-C4DF9B3102F1}"/>
    <dgm:cxn modelId="{154D84B9-128A-498B-866D-97607AAF1B6B}" type="presOf" srcId="{FC114C12-0243-4422-BE10-3A85F2CBB291}" destId="{EF25D664-0572-4532-B1D4-15D7C3AD20BD}" srcOrd="0" destOrd="0" presId="urn:microsoft.com/office/officeart/2005/8/layout/cycle3"/>
    <dgm:cxn modelId="{A77B7E21-B522-4DBE-AF62-E6238A5700F7}" type="presOf" srcId="{53CDEFEE-47FF-4576-B917-E70708E8ED07}" destId="{885CFA2F-472E-4051-8D71-9D487A5DEABB}" srcOrd="0" destOrd="0" presId="urn:microsoft.com/office/officeart/2005/8/layout/cycle3"/>
    <dgm:cxn modelId="{42B9F693-571F-460F-AAD0-8F6DF9852E12}" type="presOf" srcId="{6C963480-6559-47BA-A7F2-618FBF0852C3}" destId="{3AF1F1F4-8433-4D38-9E51-43A15878C859}" srcOrd="0" destOrd="0" presId="urn:microsoft.com/office/officeart/2005/8/layout/cycle3"/>
    <dgm:cxn modelId="{0C58DB35-C0D0-47C7-9B85-4A7F86CC9C28}" type="presParOf" srcId="{EF25D664-0572-4532-B1D4-15D7C3AD20BD}" destId="{73259584-186D-4968-9108-E7226675F81C}" srcOrd="0" destOrd="0" presId="urn:microsoft.com/office/officeart/2005/8/layout/cycle3"/>
    <dgm:cxn modelId="{D064C75C-FCD1-4A07-8A9E-6B3D113FE806}" type="presParOf" srcId="{73259584-186D-4968-9108-E7226675F81C}" destId="{885CFA2F-472E-4051-8D71-9D487A5DEABB}" srcOrd="0" destOrd="0" presId="urn:microsoft.com/office/officeart/2005/8/layout/cycle3"/>
    <dgm:cxn modelId="{AC95D86A-4CF5-4ABC-85D9-CD10ABA9C26D}" type="presParOf" srcId="{73259584-186D-4968-9108-E7226675F81C}" destId="{381BA7CC-50EA-4345-AAA1-1470A7A78859}" srcOrd="1" destOrd="0" presId="urn:microsoft.com/office/officeart/2005/8/layout/cycle3"/>
    <dgm:cxn modelId="{62FF3A29-C791-4172-B35E-3D8ABF315C8B}" type="presParOf" srcId="{73259584-186D-4968-9108-E7226675F81C}" destId="{5273EE59-B429-4EA5-A919-115032B17F22}" srcOrd="2" destOrd="0" presId="urn:microsoft.com/office/officeart/2005/8/layout/cycle3"/>
    <dgm:cxn modelId="{22173AFD-7943-4081-8216-18F6DF1B03D9}" type="presParOf" srcId="{73259584-186D-4968-9108-E7226675F81C}" destId="{0A8F2856-9947-4127-A2C4-1995757EB53A}" srcOrd="3" destOrd="0" presId="urn:microsoft.com/office/officeart/2005/8/layout/cycle3"/>
    <dgm:cxn modelId="{C3FE7CFB-D5DC-4023-B1BE-246403ACBD6F}" type="presParOf" srcId="{73259584-186D-4968-9108-E7226675F81C}" destId="{3AF1F1F4-8433-4D38-9E51-43A15878C859}" srcOrd="4" destOrd="0" presId="urn:microsoft.com/office/officeart/2005/8/layout/cycle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7E3132D-8C98-4015-982A-335EB5CC4706}" type="doc">
      <dgm:prSet loTypeId="urn:microsoft.com/office/officeart/2005/8/layout/radial4" loCatId="relationship" qsTypeId="urn:microsoft.com/office/officeart/2005/8/quickstyle/simple1" qsCatId="simple" csTypeId="urn:microsoft.com/office/officeart/2005/8/colors/colorful1" csCatId="colorful" phldr="1"/>
      <dgm:spPr/>
      <dgm:t>
        <a:bodyPr/>
        <a:lstStyle/>
        <a:p>
          <a:endParaRPr lang="es-ES"/>
        </a:p>
      </dgm:t>
    </dgm:pt>
    <dgm:pt modelId="{B252ED2E-281A-4393-B0FE-4353365DE7D2}">
      <dgm:prSet phldrT="[Texto]" custT="1"/>
      <dgm:spPr/>
      <dgm:t>
        <a:bodyPr/>
        <a:lstStyle/>
        <a:p>
          <a:pPr algn="ctr"/>
          <a:r>
            <a:rPr lang="es-ES" sz="1400">
              <a:latin typeface="Arial Rounded MT Bold" panose="020F0704030504030204" pitchFamily="34" charset="0"/>
            </a:rPr>
            <a:t>Informe de errores</a:t>
          </a:r>
        </a:p>
      </dgm:t>
    </dgm:pt>
    <dgm:pt modelId="{DA78C7AF-6CC5-4E27-ABFC-37534B893348}" type="parTrans" cxnId="{60AF8B2F-B02D-469F-ACC8-9603B061425B}">
      <dgm:prSet/>
      <dgm:spPr/>
      <dgm:t>
        <a:bodyPr/>
        <a:lstStyle/>
        <a:p>
          <a:pPr algn="ctr"/>
          <a:endParaRPr lang="es-ES" sz="800">
            <a:latin typeface="Arial Rounded MT Bold" panose="020F0704030504030204" pitchFamily="34" charset="0"/>
          </a:endParaRPr>
        </a:p>
      </dgm:t>
    </dgm:pt>
    <dgm:pt modelId="{7AC09972-886A-4DBE-8C5A-F3C49C2C0BB0}" type="sibTrans" cxnId="{60AF8B2F-B02D-469F-ACC8-9603B061425B}">
      <dgm:prSet/>
      <dgm:spPr/>
      <dgm:t>
        <a:bodyPr/>
        <a:lstStyle/>
        <a:p>
          <a:pPr algn="ctr"/>
          <a:endParaRPr lang="es-ES" sz="800">
            <a:latin typeface="Arial Rounded MT Bold" panose="020F0704030504030204" pitchFamily="34" charset="0"/>
          </a:endParaRPr>
        </a:p>
      </dgm:t>
    </dgm:pt>
    <dgm:pt modelId="{027ECCED-2EFF-4B22-9E7B-6579AC3AE210}">
      <dgm:prSet phldrT="[Texto]" custT="1"/>
      <dgm:spPr/>
      <dgm:t>
        <a:bodyPr/>
        <a:lstStyle/>
        <a:p>
          <a:pPr algn="ctr"/>
          <a:r>
            <a:rPr lang="es-CO" sz="1000" b="0" i="0" u="none">
              <a:latin typeface="Arial Rounded MT Bold" panose="020F0704030504030204" pitchFamily="34" charset="0"/>
            </a:rPr>
            <a:t>4. Resultados reales y esperados: </a:t>
          </a:r>
        </a:p>
        <a:p>
          <a:pPr algn="ctr"/>
          <a:r>
            <a:rPr lang="es-CO" sz="800" u="none">
              <a:latin typeface="Arial Rounded MT Bold" panose="020F0704030504030204" pitchFamily="34" charset="0"/>
            </a:rPr>
            <a:t>Un breve texto que indica cómo el problema afecta actualmente la experiencia del jugador y cómo debería funcionar sin el problema.</a:t>
          </a:r>
          <a:endParaRPr lang="es-ES" sz="800">
            <a:latin typeface="Arial Rounded MT Bold" panose="020F0704030504030204" pitchFamily="34" charset="0"/>
          </a:endParaRPr>
        </a:p>
      </dgm:t>
    </dgm:pt>
    <dgm:pt modelId="{273B6E7D-FEFC-4030-A448-85D8F92EAD1F}" type="parTrans" cxnId="{3EF7CD25-8984-49FB-BF17-A261130F0EAF}">
      <dgm:prSet/>
      <dgm:spPr/>
      <dgm:t>
        <a:bodyPr/>
        <a:lstStyle/>
        <a:p>
          <a:pPr algn="ctr"/>
          <a:endParaRPr lang="es-ES" sz="800">
            <a:latin typeface="Arial Rounded MT Bold" panose="020F0704030504030204" pitchFamily="34" charset="0"/>
          </a:endParaRPr>
        </a:p>
      </dgm:t>
    </dgm:pt>
    <dgm:pt modelId="{AFCC5F5A-2105-4654-9AEB-293C5AF7F429}" type="sibTrans" cxnId="{3EF7CD25-8984-49FB-BF17-A261130F0EAF}">
      <dgm:prSet/>
      <dgm:spPr/>
      <dgm:t>
        <a:bodyPr/>
        <a:lstStyle/>
        <a:p>
          <a:pPr algn="ctr"/>
          <a:endParaRPr lang="es-ES" sz="800">
            <a:latin typeface="Arial Rounded MT Bold" panose="020F0704030504030204" pitchFamily="34" charset="0"/>
          </a:endParaRPr>
        </a:p>
      </dgm:t>
    </dgm:pt>
    <dgm:pt modelId="{48F41D70-D910-4E40-90D2-05D328148505}">
      <dgm:prSet phldrT="[Texto]" custT="1"/>
      <dgm:spPr/>
      <dgm:t>
        <a:bodyPr/>
        <a:lstStyle/>
        <a:p>
          <a:pPr algn="ctr"/>
          <a:r>
            <a:rPr lang="es-CO" sz="1000" b="0" i="0" u="none">
              <a:latin typeface="Arial Rounded MT Bold" panose="020F0704030504030204" pitchFamily="34" charset="0"/>
            </a:rPr>
            <a:t>5. Otra información relevante:</a:t>
          </a:r>
        </a:p>
        <a:p>
          <a:pPr algn="ctr"/>
          <a:r>
            <a:rPr lang="es-CO" sz="800" u="none">
              <a:latin typeface="Arial Rounded MT Bold" panose="020F0704030504030204" pitchFamily="34" charset="0"/>
            </a:rPr>
            <a:t>Cualquier otro detalle que pueda ayudar a los desarrolladores/diseñadores a comprender y resolver el problema.</a:t>
          </a:r>
          <a:endParaRPr lang="es-ES" sz="800">
            <a:latin typeface="Arial Rounded MT Bold" panose="020F0704030504030204" pitchFamily="34" charset="0"/>
          </a:endParaRPr>
        </a:p>
      </dgm:t>
    </dgm:pt>
    <dgm:pt modelId="{EDF4E1B9-53D9-4098-A22C-8FDDC6C97671}" type="parTrans" cxnId="{9B3BCAB2-04FA-43C5-BA9F-42BDF78C3004}">
      <dgm:prSet/>
      <dgm:spPr/>
      <dgm:t>
        <a:bodyPr/>
        <a:lstStyle/>
        <a:p>
          <a:pPr algn="ctr"/>
          <a:endParaRPr lang="es-ES" sz="800">
            <a:latin typeface="Arial Rounded MT Bold" panose="020F0704030504030204" pitchFamily="34" charset="0"/>
          </a:endParaRPr>
        </a:p>
      </dgm:t>
    </dgm:pt>
    <dgm:pt modelId="{C5C5129F-D664-43F0-9391-1AD04D1BD23F}" type="sibTrans" cxnId="{9B3BCAB2-04FA-43C5-BA9F-42BDF78C3004}">
      <dgm:prSet/>
      <dgm:spPr/>
      <dgm:t>
        <a:bodyPr/>
        <a:lstStyle/>
        <a:p>
          <a:pPr algn="ctr"/>
          <a:endParaRPr lang="es-ES" sz="800">
            <a:latin typeface="Arial Rounded MT Bold" panose="020F0704030504030204" pitchFamily="34" charset="0"/>
          </a:endParaRPr>
        </a:p>
      </dgm:t>
    </dgm:pt>
    <dgm:pt modelId="{99FB9544-179B-454E-9E5F-7DC5F9997F74}">
      <dgm:prSet custT="1"/>
      <dgm:spPr/>
      <dgm:t>
        <a:bodyPr/>
        <a:lstStyle/>
        <a:p>
          <a:pPr algn="ctr"/>
          <a:r>
            <a:rPr lang="es-CO" sz="1000" b="0" i="0" u="none">
              <a:latin typeface="Arial Rounded MT Bold" panose="020F0704030504030204" pitchFamily="34" charset="0"/>
            </a:rPr>
            <a:t>1. Resumen</a:t>
          </a:r>
          <a:r>
            <a:rPr lang="es-CO" sz="1000" b="0" i="1" u="none">
              <a:latin typeface="Arial Rounded MT Bold" panose="020F0704030504030204" pitchFamily="34" charset="0"/>
            </a:rPr>
            <a:t>:</a:t>
          </a:r>
        </a:p>
        <a:p>
          <a:pPr algn="ctr"/>
          <a:r>
            <a:rPr lang="es-CO" sz="800">
              <a:latin typeface="Arial Rounded MT Bold" panose="020F0704030504030204" pitchFamily="34" charset="0"/>
            </a:rPr>
            <a:t>Una breve descripción que identifica el problema y su impacto.</a:t>
          </a:r>
          <a:r>
            <a:rPr lang="es-CO" sz="800" b="1" i="1" u="none">
              <a:latin typeface="Arial Rounded MT Bold" panose="020F0704030504030204" pitchFamily="34" charset="0"/>
            </a:rPr>
            <a:t> </a:t>
          </a:r>
          <a:endParaRPr lang="x-none" sz="800" u="none">
            <a:latin typeface="Arial Rounded MT Bold" panose="020F0704030504030204" pitchFamily="34" charset="0"/>
          </a:endParaRPr>
        </a:p>
      </dgm:t>
    </dgm:pt>
    <dgm:pt modelId="{4CD5E5F7-492C-4B51-B9F5-A7D55D9DA0AA}" type="parTrans" cxnId="{2B368A96-D074-4DC9-AFC1-C6CA133D809F}">
      <dgm:prSet/>
      <dgm:spPr/>
      <dgm:t>
        <a:bodyPr/>
        <a:lstStyle/>
        <a:p>
          <a:pPr algn="ctr"/>
          <a:endParaRPr lang="es-ES" sz="800">
            <a:latin typeface="Arial Rounded MT Bold" panose="020F0704030504030204" pitchFamily="34" charset="0"/>
          </a:endParaRPr>
        </a:p>
      </dgm:t>
    </dgm:pt>
    <dgm:pt modelId="{53C4D59D-F663-4872-A8C6-5147B67D61ED}" type="sibTrans" cxnId="{2B368A96-D074-4DC9-AFC1-C6CA133D809F}">
      <dgm:prSet/>
      <dgm:spPr/>
      <dgm:t>
        <a:bodyPr/>
        <a:lstStyle/>
        <a:p>
          <a:pPr algn="ctr"/>
          <a:endParaRPr lang="es-ES" sz="800">
            <a:latin typeface="Arial Rounded MT Bold" panose="020F0704030504030204" pitchFamily="34" charset="0"/>
          </a:endParaRPr>
        </a:p>
      </dgm:t>
    </dgm:pt>
    <dgm:pt modelId="{FA78F39F-F190-4162-AA1A-95BB7340F464}">
      <dgm:prSet custT="1"/>
      <dgm:spPr/>
      <dgm:t>
        <a:bodyPr/>
        <a:lstStyle/>
        <a:p>
          <a:pPr algn="ctr"/>
          <a:r>
            <a:rPr lang="es-CO" sz="1000" b="0" i="0" u="none">
              <a:latin typeface="Arial Rounded MT Bold" panose="020F0704030504030204" pitchFamily="34" charset="0"/>
            </a:rPr>
            <a:t>3. Pasos para reproducir: </a:t>
          </a:r>
        </a:p>
        <a:p>
          <a:pPr algn="ctr"/>
          <a:r>
            <a:rPr lang="es-CO" sz="800" u="none">
              <a:latin typeface="Arial Rounded MT Bold" panose="020F0704030504030204" pitchFamily="34" charset="0"/>
            </a:rPr>
            <a:t>Instrucciones para que los desarrolladores verifiquen el problema desde su propio lado.</a:t>
          </a:r>
          <a:endParaRPr lang="x-none" sz="800" u="none">
            <a:latin typeface="Arial Rounded MT Bold" panose="020F0704030504030204" pitchFamily="34" charset="0"/>
          </a:endParaRPr>
        </a:p>
      </dgm:t>
    </dgm:pt>
    <dgm:pt modelId="{B1BE6C09-E5A7-4D69-876D-02B04A9141D6}" type="parTrans" cxnId="{FADE5DC0-DB70-43F5-B87C-DF43FFF801BF}">
      <dgm:prSet/>
      <dgm:spPr/>
      <dgm:t>
        <a:bodyPr/>
        <a:lstStyle/>
        <a:p>
          <a:pPr algn="ctr"/>
          <a:endParaRPr lang="es-ES" sz="800">
            <a:latin typeface="Arial Rounded MT Bold" panose="020F0704030504030204" pitchFamily="34" charset="0"/>
          </a:endParaRPr>
        </a:p>
      </dgm:t>
    </dgm:pt>
    <dgm:pt modelId="{62A4A295-F5BC-40FC-8E00-BC81CDE97F31}" type="sibTrans" cxnId="{FADE5DC0-DB70-43F5-B87C-DF43FFF801BF}">
      <dgm:prSet/>
      <dgm:spPr/>
      <dgm:t>
        <a:bodyPr/>
        <a:lstStyle/>
        <a:p>
          <a:pPr algn="ctr"/>
          <a:endParaRPr lang="es-ES" sz="800">
            <a:latin typeface="Arial Rounded MT Bold" panose="020F0704030504030204" pitchFamily="34" charset="0"/>
          </a:endParaRPr>
        </a:p>
      </dgm:t>
    </dgm:pt>
    <dgm:pt modelId="{7222AEED-CC27-428C-A7BF-BE75F988E515}">
      <dgm:prSet custT="1"/>
      <dgm:spPr/>
      <dgm:t>
        <a:bodyPr/>
        <a:lstStyle/>
        <a:p>
          <a:pPr algn="ctr"/>
          <a:r>
            <a:rPr lang="es-CO" sz="1000" b="0" i="0" u="none">
              <a:latin typeface="Arial Rounded MT Bold" panose="020F0704030504030204" pitchFamily="34" charset="0"/>
            </a:rPr>
            <a:t>2. Información general: </a:t>
          </a:r>
        </a:p>
        <a:p>
          <a:pPr algn="ctr"/>
          <a:r>
            <a:rPr lang="es-CO" sz="800" u="none">
              <a:latin typeface="Arial Rounded MT Bold" panose="020F0704030504030204" pitchFamily="34" charset="0"/>
            </a:rPr>
            <a:t>Datos sobre la plataforma y el número de compilación, junto con otra información contextual relevante.</a:t>
          </a:r>
          <a:endParaRPr lang="x-none" sz="800">
            <a:latin typeface="Arial Rounded MT Bold" panose="020F0704030504030204" pitchFamily="34" charset="0"/>
          </a:endParaRPr>
        </a:p>
      </dgm:t>
    </dgm:pt>
    <dgm:pt modelId="{E5CF905B-8378-47BD-A46D-7DBC08D55A70}" type="sibTrans" cxnId="{D0D703C9-62FC-42F5-B38B-8A30600B340C}">
      <dgm:prSet/>
      <dgm:spPr/>
      <dgm:t>
        <a:bodyPr/>
        <a:lstStyle/>
        <a:p>
          <a:pPr algn="ctr"/>
          <a:endParaRPr lang="es-ES" sz="800">
            <a:latin typeface="Arial Rounded MT Bold" panose="020F0704030504030204" pitchFamily="34" charset="0"/>
          </a:endParaRPr>
        </a:p>
      </dgm:t>
    </dgm:pt>
    <dgm:pt modelId="{DDE54740-ACA7-4629-861A-90C8F6B2D698}" type="parTrans" cxnId="{D0D703C9-62FC-42F5-B38B-8A30600B340C}">
      <dgm:prSet/>
      <dgm:spPr/>
      <dgm:t>
        <a:bodyPr/>
        <a:lstStyle/>
        <a:p>
          <a:pPr algn="ctr"/>
          <a:endParaRPr lang="es-ES" sz="800">
            <a:latin typeface="Arial Rounded MT Bold" panose="020F0704030504030204" pitchFamily="34" charset="0"/>
          </a:endParaRPr>
        </a:p>
      </dgm:t>
    </dgm:pt>
    <dgm:pt modelId="{F3A1692A-E562-43FB-A3A4-426731DA36D4}" type="pres">
      <dgm:prSet presAssocID="{B7E3132D-8C98-4015-982A-335EB5CC4706}" presName="cycle" presStyleCnt="0">
        <dgm:presLayoutVars>
          <dgm:chMax val="1"/>
          <dgm:dir/>
          <dgm:animLvl val="ctr"/>
          <dgm:resizeHandles val="exact"/>
        </dgm:presLayoutVars>
      </dgm:prSet>
      <dgm:spPr/>
      <dgm:t>
        <a:bodyPr/>
        <a:lstStyle/>
        <a:p>
          <a:endParaRPr lang="es-ES"/>
        </a:p>
      </dgm:t>
    </dgm:pt>
    <dgm:pt modelId="{E467B946-83A5-4C44-8DFF-3F847D1EADF2}" type="pres">
      <dgm:prSet presAssocID="{B252ED2E-281A-4393-B0FE-4353365DE7D2}" presName="centerShape" presStyleLbl="node0" presStyleIdx="0" presStyleCnt="1"/>
      <dgm:spPr/>
      <dgm:t>
        <a:bodyPr/>
        <a:lstStyle/>
        <a:p>
          <a:endParaRPr lang="es-ES"/>
        </a:p>
      </dgm:t>
    </dgm:pt>
    <dgm:pt modelId="{6EC436C0-D5A4-4C40-B9E0-E8970F2F64F1}" type="pres">
      <dgm:prSet presAssocID="{4CD5E5F7-492C-4B51-B9F5-A7D55D9DA0AA}" presName="parTrans" presStyleLbl="bgSibTrans2D1" presStyleIdx="0" presStyleCnt="5"/>
      <dgm:spPr/>
      <dgm:t>
        <a:bodyPr/>
        <a:lstStyle/>
        <a:p>
          <a:endParaRPr lang="es-ES"/>
        </a:p>
      </dgm:t>
    </dgm:pt>
    <dgm:pt modelId="{DAF7F3E7-8A23-403D-857E-DCC1EF062638}" type="pres">
      <dgm:prSet presAssocID="{99FB9544-179B-454E-9E5F-7DC5F9997F74}" presName="node" presStyleLbl="node1" presStyleIdx="0" presStyleCnt="5" custScaleX="111409">
        <dgm:presLayoutVars>
          <dgm:bulletEnabled val="1"/>
        </dgm:presLayoutVars>
      </dgm:prSet>
      <dgm:spPr/>
      <dgm:t>
        <a:bodyPr/>
        <a:lstStyle/>
        <a:p>
          <a:endParaRPr lang="es-ES"/>
        </a:p>
      </dgm:t>
    </dgm:pt>
    <dgm:pt modelId="{26B994C7-227F-4EE4-B2D3-D740F31A85B9}" type="pres">
      <dgm:prSet presAssocID="{DDE54740-ACA7-4629-861A-90C8F6B2D698}" presName="parTrans" presStyleLbl="bgSibTrans2D1" presStyleIdx="1" presStyleCnt="5"/>
      <dgm:spPr/>
      <dgm:t>
        <a:bodyPr/>
        <a:lstStyle/>
        <a:p>
          <a:endParaRPr lang="es-ES"/>
        </a:p>
      </dgm:t>
    </dgm:pt>
    <dgm:pt modelId="{8BA45E24-D3E0-4190-90CB-D9A78B7F9E02}" type="pres">
      <dgm:prSet presAssocID="{7222AEED-CC27-428C-A7BF-BE75F988E515}" presName="node" presStyleLbl="node1" presStyleIdx="1" presStyleCnt="5" custScaleX="115717" custRadScaleRad="111506" custRadScaleInc="-17125">
        <dgm:presLayoutVars>
          <dgm:bulletEnabled val="1"/>
        </dgm:presLayoutVars>
      </dgm:prSet>
      <dgm:spPr/>
      <dgm:t>
        <a:bodyPr/>
        <a:lstStyle/>
        <a:p>
          <a:endParaRPr lang="es-ES"/>
        </a:p>
      </dgm:t>
    </dgm:pt>
    <dgm:pt modelId="{B742BBE5-3FC6-4FC5-8996-2759634A0352}" type="pres">
      <dgm:prSet presAssocID="{B1BE6C09-E5A7-4D69-876D-02B04A9141D6}" presName="parTrans" presStyleLbl="bgSibTrans2D1" presStyleIdx="2" presStyleCnt="5"/>
      <dgm:spPr/>
      <dgm:t>
        <a:bodyPr/>
        <a:lstStyle/>
        <a:p>
          <a:endParaRPr lang="es-ES"/>
        </a:p>
      </dgm:t>
    </dgm:pt>
    <dgm:pt modelId="{73CFDC24-78DC-4907-8F46-FD812ACBE7E5}" type="pres">
      <dgm:prSet presAssocID="{FA78F39F-F190-4162-AA1A-95BB7340F464}" presName="node" presStyleLbl="node1" presStyleIdx="2" presStyleCnt="5" custScaleX="118808">
        <dgm:presLayoutVars>
          <dgm:bulletEnabled val="1"/>
        </dgm:presLayoutVars>
      </dgm:prSet>
      <dgm:spPr/>
      <dgm:t>
        <a:bodyPr/>
        <a:lstStyle/>
        <a:p>
          <a:endParaRPr lang="es-ES"/>
        </a:p>
      </dgm:t>
    </dgm:pt>
    <dgm:pt modelId="{15A23BD1-1C2E-4BF6-9D55-D9077B61B8F8}" type="pres">
      <dgm:prSet presAssocID="{273B6E7D-FEFC-4030-A448-85D8F92EAD1F}" presName="parTrans" presStyleLbl="bgSibTrans2D1" presStyleIdx="3" presStyleCnt="5"/>
      <dgm:spPr/>
      <dgm:t>
        <a:bodyPr/>
        <a:lstStyle/>
        <a:p>
          <a:endParaRPr lang="es-ES"/>
        </a:p>
      </dgm:t>
    </dgm:pt>
    <dgm:pt modelId="{FC644D6A-99A6-44B8-A4EB-6A0EC0676FB0}" type="pres">
      <dgm:prSet presAssocID="{027ECCED-2EFF-4B22-9E7B-6579AC3AE210}" presName="node" presStyleLbl="node1" presStyleIdx="3" presStyleCnt="5" custScaleX="124278" custRadScaleRad="108866" custRadScaleInc="19181">
        <dgm:presLayoutVars>
          <dgm:bulletEnabled val="1"/>
        </dgm:presLayoutVars>
      </dgm:prSet>
      <dgm:spPr/>
      <dgm:t>
        <a:bodyPr/>
        <a:lstStyle/>
        <a:p>
          <a:endParaRPr lang="es-ES"/>
        </a:p>
      </dgm:t>
    </dgm:pt>
    <dgm:pt modelId="{140E1679-5F25-4B20-BF6C-1ACE60ACC6F9}" type="pres">
      <dgm:prSet presAssocID="{EDF4E1B9-53D9-4098-A22C-8FDDC6C97671}" presName="parTrans" presStyleLbl="bgSibTrans2D1" presStyleIdx="4" presStyleCnt="5"/>
      <dgm:spPr/>
      <dgm:t>
        <a:bodyPr/>
        <a:lstStyle/>
        <a:p>
          <a:endParaRPr lang="es-ES"/>
        </a:p>
      </dgm:t>
    </dgm:pt>
    <dgm:pt modelId="{C48FF0A0-D1EF-498C-BE3C-DA773B384F52}" type="pres">
      <dgm:prSet presAssocID="{48F41D70-D910-4E40-90D2-05D328148505}" presName="node" presStyleLbl="node1" presStyleIdx="4" presStyleCnt="5" custScaleX="115864">
        <dgm:presLayoutVars>
          <dgm:bulletEnabled val="1"/>
        </dgm:presLayoutVars>
      </dgm:prSet>
      <dgm:spPr/>
      <dgm:t>
        <a:bodyPr/>
        <a:lstStyle/>
        <a:p>
          <a:endParaRPr lang="es-ES"/>
        </a:p>
      </dgm:t>
    </dgm:pt>
  </dgm:ptLst>
  <dgm:cxnLst>
    <dgm:cxn modelId="{3B2BD6AA-7FCB-4E8D-AB60-A1AFE5F9BC7B}" type="presOf" srcId="{027ECCED-2EFF-4B22-9E7B-6579AC3AE210}" destId="{FC644D6A-99A6-44B8-A4EB-6A0EC0676FB0}" srcOrd="0" destOrd="0" presId="urn:microsoft.com/office/officeart/2005/8/layout/radial4"/>
    <dgm:cxn modelId="{60AF8B2F-B02D-469F-ACC8-9603B061425B}" srcId="{B7E3132D-8C98-4015-982A-335EB5CC4706}" destId="{B252ED2E-281A-4393-B0FE-4353365DE7D2}" srcOrd="0" destOrd="0" parTransId="{DA78C7AF-6CC5-4E27-ABFC-37534B893348}" sibTransId="{7AC09972-886A-4DBE-8C5A-F3C49C2C0BB0}"/>
    <dgm:cxn modelId="{2B368A96-D074-4DC9-AFC1-C6CA133D809F}" srcId="{B252ED2E-281A-4393-B0FE-4353365DE7D2}" destId="{99FB9544-179B-454E-9E5F-7DC5F9997F74}" srcOrd="0" destOrd="0" parTransId="{4CD5E5F7-492C-4B51-B9F5-A7D55D9DA0AA}" sibTransId="{53C4D59D-F663-4872-A8C6-5147B67D61ED}"/>
    <dgm:cxn modelId="{0A346E0D-40AF-40EB-9DFD-D843B5AA1FE5}" type="presOf" srcId="{EDF4E1B9-53D9-4098-A22C-8FDDC6C97671}" destId="{140E1679-5F25-4B20-BF6C-1ACE60ACC6F9}" srcOrd="0" destOrd="0" presId="urn:microsoft.com/office/officeart/2005/8/layout/radial4"/>
    <dgm:cxn modelId="{FADE5DC0-DB70-43F5-B87C-DF43FFF801BF}" srcId="{B252ED2E-281A-4393-B0FE-4353365DE7D2}" destId="{FA78F39F-F190-4162-AA1A-95BB7340F464}" srcOrd="2" destOrd="0" parTransId="{B1BE6C09-E5A7-4D69-876D-02B04A9141D6}" sibTransId="{62A4A295-F5BC-40FC-8E00-BC81CDE97F31}"/>
    <dgm:cxn modelId="{928AD848-79C2-4594-9DDC-9E25BD8EA01E}" type="presOf" srcId="{273B6E7D-FEFC-4030-A448-85D8F92EAD1F}" destId="{15A23BD1-1C2E-4BF6-9D55-D9077B61B8F8}" srcOrd="0" destOrd="0" presId="urn:microsoft.com/office/officeart/2005/8/layout/radial4"/>
    <dgm:cxn modelId="{A031F7AD-E06B-4826-BDA9-8BAA40C28543}" type="presOf" srcId="{4CD5E5F7-492C-4B51-B9F5-A7D55D9DA0AA}" destId="{6EC436C0-D5A4-4C40-B9E0-E8970F2F64F1}" srcOrd="0" destOrd="0" presId="urn:microsoft.com/office/officeart/2005/8/layout/radial4"/>
    <dgm:cxn modelId="{B6643F24-60E6-46A0-956A-B91C49697971}" type="presOf" srcId="{B7E3132D-8C98-4015-982A-335EB5CC4706}" destId="{F3A1692A-E562-43FB-A3A4-426731DA36D4}" srcOrd="0" destOrd="0" presId="urn:microsoft.com/office/officeart/2005/8/layout/radial4"/>
    <dgm:cxn modelId="{9B3BCAB2-04FA-43C5-BA9F-42BDF78C3004}" srcId="{B252ED2E-281A-4393-B0FE-4353365DE7D2}" destId="{48F41D70-D910-4E40-90D2-05D328148505}" srcOrd="4" destOrd="0" parTransId="{EDF4E1B9-53D9-4098-A22C-8FDDC6C97671}" sibTransId="{C5C5129F-D664-43F0-9391-1AD04D1BD23F}"/>
    <dgm:cxn modelId="{D4994070-CCF7-411D-97B4-E6ABF83AD6BE}" type="presOf" srcId="{99FB9544-179B-454E-9E5F-7DC5F9997F74}" destId="{DAF7F3E7-8A23-403D-857E-DCC1EF062638}" srcOrd="0" destOrd="0" presId="urn:microsoft.com/office/officeart/2005/8/layout/radial4"/>
    <dgm:cxn modelId="{51F9173E-212A-4597-9CF5-B0CDE292CED5}" type="presOf" srcId="{B252ED2E-281A-4393-B0FE-4353365DE7D2}" destId="{E467B946-83A5-4C44-8DFF-3F847D1EADF2}" srcOrd="0" destOrd="0" presId="urn:microsoft.com/office/officeart/2005/8/layout/radial4"/>
    <dgm:cxn modelId="{3551608E-2DDA-4735-8FE0-18D363E56ADB}" type="presOf" srcId="{DDE54740-ACA7-4629-861A-90C8F6B2D698}" destId="{26B994C7-227F-4EE4-B2D3-D740F31A85B9}" srcOrd="0" destOrd="0" presId="urn:microsoft.com/office/officeart/2005/8/layout/radial4"/>
    <dgm:cxn modelId="{5690FD87-401E-4AAD-BE50-0BBCF3F47466}" type="presOf" srcId="{7222AEED-CC27-428C-A7BF-BE75F988E515}" destId="{8BA45E24-D3E0-4190-90CB-D9A78B7F9E02}" srcOrd="0" destOrd="0" presId="urn:microsoft.com/office/officeart/2005/8/layout/radial4"/>
    <dgm:cxn modelId="{3EF7CD25-8984-49FB-BF17-A261130F0EAF}" srcId="{B252ED2E-281A-4393-B0FE-4353365DE7D2}" destId="{027ECCED-2EFF-4B22-9E7B-6579AC3AE210}" srcOrd="3" destOrd="0" parTransId="{273B6E7D-FEFC-4030-A448-85D8F92EAD1F}" sibTransId="{AFCC5F5A-2105-4654-9AEB-293C5AF7F429}"/>
    <dgm:cxn modelId="{35410CDE-39D7-4C7A-96F4-515CEBFAAF65}" type="presOf" srcId="{FA78F39F-F190-4162-AA1A-95BB7340F464}" destId="{73CFDC24-78DC-4907-8F46-FD812ACBE7E5}" srcOrd="0" destOrd="0" presId="urn:microsoft.com/office/officeart/2005/8/layout/radial4"/>
    <dgm:cxn modelId="{D0D703C9-62FC-42F5-B38B-8A30600B340C}" srcId="{B252ED2E-281A-4393-B0FE-4353365DE7D2}" destId="{7222AEED-CC27-428C-A7BF-BE75F988E515}" srcOrd="1" destOrd="0" parTransId="{DDE54740-ACA7-4629-861A-90C8F6B2D698}" sibTransId="{E5CF905B-8378-47BD-A46D-7DBC08D55A70}"/>
    <dgm:cxn modelId="{6D2A397E-CA52-46B3-B8CA-BBEA4CD46805}" type="presOf" srcId="{48F41D70-D910-4E40-90D2-05D328148505}" destId="{C48FF0A0-D1EF-498C-BE3C-DA773B384F52}" srcOrd="0" destOrd="0" presId="urn:microsoft.com/office/officeart/2005/8/layout/radial4"/>
    <dgm:cxn modelId="{6731E662-9E0E-4FBA-8441-B17A586BC6DC}" type="presOf" srcId="{B1BE6C09-E5A7-4D69-876D-02B04A9141D6}" destId="{B742BBE5-3FC6-4FC5-8996-2759634A0352}" srcOrd="0" destOrd="0" presId="urn:microsoft.com/office/officeart/2005/8/layout/radial4"/>
    <dgm:cxn modelId="{9916E4AF-B45D-48A0-8799-8C470DC9DCB3}" type="presParOf" srcId="{F3A1692A-E562-43FB-A3A4-426731DA36D4}" destId="{E467B946-83A5-4C44-8DFF-3F847D1EADF2}" srcOrd="0" destOrd="0" presId="urn:microsoft.com/office/officeart/2005/8/layout/radial4"/>
    <dgm:cxn modelId="{AB03766D-30AC-409C-A90A-E66C24935FFF}" type="presParOf" srcId="{F3A1692A-E562-43FB-A3A4-426731DA36D4}" destId="{6EC436C0-D5A4-4C40-B9E0-E8970F2F64F1}" srcOrd="1" destOrd="0" presId="urn:microsoft.com/office/officeart/2005/8/layout/radial4"/>
    <dgm:cxn modelId="{B36C8A4F-08C4-4DBF-8F0A-FBD066C907C7}" type="presParOf" srcId="{F3A1692A-E562-43FB-A3A4-426731DA36D4}" destId="{DAF7F3E7-8A23-403D-857E-DCC1EF062638}" srcOrd="2" destOrd="0" presId="urn:microsoft.com/office/officeart/2005/8/layout/radial4"/>
    <dgm:cxn modelId="{1662685B-FCD4-4A51-B130-67D88AC6C192}" type="presParOf" srcId="{F3A1692A-E562-43FB-A3A4-426731DA36D4}" destId="{26B994C7-227F-4EE4-B2D3-D740F31A85B9}" srcOrd="3" destOrd="0" presId="urn:microsoft.com/office/officeart/2005/8/layout/radial4"/>
    <dgm:cxn modelId="{89EBF698-5C42-476C-BA9E-CFFEF93FF3E3}" type="presParOf" srcId="{F3A1692A-E562-43FB-A3A4-426731DA36D4}" destId="{8BA45E24-D3E0-4190-90CB-D9A78B7F9E02}" srcOrd="4" destOrd="0" presId="urn:microsoft.com/office/officeart/2005/8/layout/radial4"/>
    <dgm:cxn modelId="{2C0B4B9D-1919-4DA0-9FD9-45CDB7AF0DD5}" type="presParOf" srcId="{F3A1692A-E562-43FB-A3A4-426731DA36D4}" destId="{B742BBE5-3FC6-4FC5-8996-2759634A0352}" srcOrd="5" destOrd="0" presId="urn:microsoft.com/office/officeart/2005/8/layout/radial4"/>
    <dgm:cxn modelId="{704BE3E3-F5D3-46AF-BC1B-F2CA62F80957}" type="presParOf" srcId="{F3A1692A-E562-43FB-A3A4-426731DA36D4}" destId="{73CFDC24-78DC-4907-8F46-FD812ACBE7E5}" srcOrd="6" destOrd="0" presId="urn:microsoft.com/office/officeart/2005/8/layout/radial4"/>
    <dgm:cxn modelId="{17A3B94E-66A2-407D-AF34-BCF4627D3CC9}" type="presParOf" srcId="{F3A1692A-E562-43FB-A3A4-426731DA36D4}" destId="{15A23BD1-1C2E-4BF6-9D55-D9077B61B8F8}" srcOrd="7" destOrd="0" presId="urn:microsoft.com/office/officeart/2005/8/layout/radial4"/>
    <dgm:cxn modelId="{466CEA89-07E1-43A3-897C-1751DADDD587}" type="presParOf" srcId="{F3A1692A-E562-43FB-A3A4-426731DA36D4}" destId="{FC644D6A-99A6-44B8-A4EB-6A0EC0676FB0}" srcOrd="8" destOrd="0" presId="urn:microsoft.com/office/officeart/2005/8/layout/radial4"/>
    <dgm:cxn modelId="{C32E65EC-24A0-4704-B027-5E654EF779F0}" type="presParOf" srcId="{F3A1692A-E562-43FB-A3A4-426731DA36D4}" destId="{140E1679-5F25-4B20-BF6C-1ACE60ACC6F9}" srcOrd="9" destOrd="0" presId="urn:microsoft.com/office/officeart/2005/8/layout/radial4"/>
    <dgm:cxn modelId="{4D9C5A10-541E-430D-8E81-EA3569757F46}" type="presParOf" srcId="{F3A1692A-E562-43FB-A3A4-426731DA36D4}" destId="{C48FF0A0-D1EF-498C-BE3C-DA773B384F52}" srcOrd="10" destOrd="0" presId="urn:microsoft.com/office/officeart/2005/8/layout/radial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1BA7CC-50EA-4345-AAA1-1470A7A78859}">
      <dsp:nvSpPr>
        <dsp:cNvPr id="0" name=""/>
        <dsp:cNvSpPr/>
      </dsp:nvSpPr>
      <dsp:spPr>
        <a:xfrm>
          <a:off x="864396" y="-25347"/>
          <a:ext cx="2224082" cy="2224082"/>
        </a:xfrm>
        <a:prstGeom prst="circularArrow">
          <a:avLst>
            <a:gd name="adj1" fmla="val 4668"/>
            <a:gd name="adj2" fmla="val 272909"/>
            <a:gd name="adj3" fmla="val 13199294"/>
            <a:gd name="adj4" fmla="val 17785355"/>
            <a:gd name="adj5" fmla="val 4847"/>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5CFA2F-472E-4051-8D71-9D487A5DEABB}">
      <dsp:nvSpPr>
        <dsp:cNvPr id="0" name=""/>
        <dsp:cNvSpPr/>
      </dsp:nvSpPr>
      <dsp:spPr>
        <a:xfrm>
          <a:off x="1307652" y="489"/>
          <a:ext cx="1337569" cy="668784"/>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latin typeface="Arial Rounded MT Bold" panose="020F0704030504030204" pitchFamily="34" charset="0"/>
            </a:rPr>
            <a:t>1. Pruebe o testee el videojuego</a:t>
          </a:r>
        </a:p>
      </dsp:txBody>
      <dsp:txXfrm>
        <a:off x="1340299" y="33136"/>
        <a:ext cx="1272275" cy="603490"/>
      </dsp:txXfrm>
    </dsp:sp>
    <dsp:sp modelId="{5273EE59-B429-4EA5-A919-115032B17F22}">
      <dsp:nvSpPr>
        <dsp:cNvPr id="0" name=""/>
        <dsp:cNvSpPr/>
      </dsp:nvSpPr>
      <dsp:spPr>
        <a:xfrm>
          <a:off x="2106245" y="799082"/>
          <a:ext cx="1337569" cy="668784"/>
        </a:xfrm>
        <a:prstGeom prst="round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latin typeface="Arial Rounded MT Bold" panose="020F0704030504030204" pitchFamily="34" charset="0"/>
            </a:rPr>
            <a:t>2. Proporcione comentarios en su proceso de testeo</a:t>
          </a:r>
          <a:endParaRPr lang="es-ES" sz="1000" kern="1200">
            <a:latin typeface="Arial Rounded MT Bold" panose="020F0704030504030204" pitchFamily="34" charset="0"/>
          </a:endParaRPr>
        </a:p>
      </dsp:txBody>
      <dsp:txXfrm>
        <a:off x="2138892" y="831729"/>
        <a:ext cx="1272275" cy="603490"/>
      </dsp:txXfrm>
    </dsp:sp>
    <dsp:sp modelId="{0A8F2856-9947-4127-A2C4-1995757EB53A}">
      <dsp:nvSpPr>
        <dsp:cNvPr id="0" name=""/>
        <dsp:cNvSpPr/>
      </dsp:nvSpPr>
      <dsp:spPr>
        <a:xfrm>
          <a:off x="1307652" y="1597675"/>
          <a:ext cx="1337569" cy="668784"/>
        </a:xfrm>
        <a:prstGeom prst="round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latin typeface="Arial Rounded MT Bold" panose="020F0704030504030204" pitchFamily="34" charset="0"/>
            </a:rPr>
            <a:t>3. Vuelva a probar después de realizar las mejoras</a:t>
          </a:r>
          <a:endParaRPr lang="es-ES" sz="1000" kern="1200">
            <a:latin typeface="Arial Rounded MT Bold" panose="020F0704030504030204" pitchFamily="34" charset="0"/>
          </a:endParaRPr>
        </a:p>
      </dsp:txBody>
      <dsp:txXfrm>
        <a:off x="1340299" y="1630322"/>
        <a:ext cx="1272275" cy="603490"/>
      </dsp:txXfrm>
    </dsp:sp>
    <dsp:sp modelId="{3AF1F1F4-8433-4D38-9E51-43A15878C859}">
      <dsp:nvSpPr>
        <dsp:cNvPr id="0" name=""/>
        <dsp:cNvSpPr/>
      </dsp:nvSpPr>
      <dsp:spPr>
        <a:xfrm>
          <a:off x="509059" y="799082"/>
          <a:ext cx="1337569" cy="668784"/>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latin typeface="Arial Rounded MT Bold" panose="020F0704030504030204" pitchFamily="34" charset="0"/>
            </a:rPr>
            <a:t>4. Repita los mismos pasos si es necesario</a:t>
          </a:r>
          <a:endParaRPr lang="x-none" sz="1000" kern="1200">
            <a:latin typeface="Arial Rounded MT Bold" panose="020F0704030504030204" pitchFamily="34" charset="0"/>
          </a:endParaRPr>
        </a:p>
      </dsp:txBody>
      <dsp:txXfrm>
        <a:off x="541706" y="831729"/>
        <a:ext cx="1272275" cy="6034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67B946-83A5-4C44-8DFF-3F847D1EADF2}">
      <dsp:nvSpPr>
        <dsp:cNvPr id="0" name=""/>
        <dsp:cNvSpPr/>
      </dsp:nvSpPr>
      <dsp:spPr>
        <a:xfrm>
          <a:off x="2158445" y="1881422"/>
          <a:ext cx="1394009" cy="139400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Rounded MT Bold" panose="020F0704030504030204" pitchFamily="34" charset="0"/>
            </a:rPr>
            <a:t>Informe de errores</a:t>
          </a:r>
        </a:p>
      </dsp:txBody>
      <dsp:txXfrm>
        <a:off x="2362593" y="2085570"/>
        <a:ext cx="985713" cy="985713"/>
      </dsp:txXfrm>
    </dsp:sp>
    <dsp:sp modelId="{6EC436C0-D5A4-4C40-B9E0-E8970F2F64F1}">
      <dsp:nvSpPr>
        <dsp:cNvPr id="0" name=""/>
        <dsp:cNvSpPr/>
      </dsp:nvSpPr>
      <dsp:spPr>
        <a:xfrm rot="10800000">
          <a:off x="807914" y="2379781"/>
          <a:ext cx="1276251" cy="397292"/>
        </a:xfrm>
        <a:prstGeom prst="lef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AF7F3E7-8A23-403D-857E-DCC1EF062638}">
      <dsp:nvSpPr>
        <dsp:cNvPr id="0" name=""/>
        <dsp:cNvSpPr/>
      </dsp:nvSpPr>
      <dsp:spPr>
        <a:xfrm>
          <a:off x="70215" y="2048703"/>
          <a:ext cx="1475398" cy="1059446"/>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es-CO" sz="1000" b="0" i="0" u="none" kern="1200">
              <a:latin typeface="Arial Rounded MT Bold" panose="020F0704030504030204" pitchFamily="34" charset="0"/>
            </a:rPr>
            <a:t>1. Resumen</a:t>
          </a:r>
          <a:r>
            <a:rPr lang="es-CO" sz="1000" b="0" i="1" u="none" kern="1200">
              <a:latin typeface="Arial Rounded MT Bold" panose="020F0704030504030204" pitchFamily="34" charset="0"/>
            </a:rPr>
            <a:t>:</a:t>
          </a:r>
        </a:p>
        <a:p>
          <a:pPr lvl="0" algn="ctr" defTabSz="444500">
            <a:lnSpc>
              <a:spcPct val="90000"/>
            </a:lnSpc>
            <a:spcBef>
              <a:spcPct val="0"/>
            </a:spcBef>
            <a:spcAft>
              <a:spcPct val="35000"/>
            </a:spcAft>
          </a:pPr>
          <a:r>
            <a:rPr lang="es-CO" sz="800" kern="1200">
              <a:latin typeface="Arial Rounded MT Bold" panose="020F0704030504030204" pitchFamily="34" charset="0"/>
            </a:rPr>
            <a:t>Una breve descripción que identifica el problema y su impacto.</a:t>
          </a:r>
          <a:r>
            <a:rPr lang="es-CO" sz="800" b="1" i="1" u="none" kern="1200">
              <a:latin typeface="Arial Rounded MT Bold" panose="020F0704030504030204" pitchFamily="34" charset="0"/>
            </a:rPr>
            <a:t> </a:t>
          </a:r>
          <a:endParaRPr lang="x-none" sz="800" u="none" kern="1200">
            <a:latin typeface="Arial Rounded MT Bold" panose="020F0704030504030204" pitchFamily="34" charset="0"/>
          </a:endParaRPr>
        </a:p>
      </dsp:txBody>
      <dsp:txXfrm>
        <a:off x="101245" y="2079733"/>
        <a:ext cx="1413338" cy="997386"/>
      </dsp:txXfrm>
    </dsp:sp>
    <dsp:sp modelId="{26B994C7-227F-4EE4-B2D3-D740F31A85B9}">
      <dsp:nvSpPr>
        <dsp:cNvPr id="0" name=""/>
        <dsp:cNvSpPr/>
      </dsp:nvSpPr>
      <dsp:spPr>
        <a:xfrm rot="13130100">
          <a:off x="911338" y="1418039"/>
          <a:ext cx="1498883" cy="397292"/>
        </a:xfrm>
        <a:prstGeom prst="lef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BA45E24-D3E0-4190-90CB-D9A78B7F9E02}">
      <dsp:nvSpPr>
        <dsp:cNvPr id="0" name=""/>
        <dsp:cNvSpPr/>
      </dsp:nvSpPr>
      <dsp:spPr>
        <a:xfrm>
          <a:off x="310773" y="617002"/>
          <a:ext cx="1532450" cy="1059446"/>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es-CO" sz="1000" b="0" i="0" u="none" kern="1200">
              <a:latin typeface="Arial Rounded MT Bold" panose="020F0704030504030204" pitchFamily="34" charset="0"/>
            </a:rPr>
            <a:t>2. Información general: </a:t>
          </a:r>
        </a:p>
        <a:p>
          <a:pPr lvl="0" algn="ctr" defTabSz="444500">
            <a:lnSpc>
              <a:spcPct val="90000"/>
            </a:lnSpc>
            <a:spcBef>
              <a:spcPct val="0"/>
            </a:spcBef>
            <a:spcAft>
              <a:spcPct val="35000"/>
            </a:spcAft>
          </a:pPr>
          <a:r>
            <a:rPr lang="es-CO" sz="800" u="none" kern="1200">
              <a:latin typeface="Arial Rounded MT Bold" panose="020F0704030504030204" pitchFamily="34" charset="0"/>
            </a:rPr>
            <a:t>Datos sobre la plataforma y el número de compilación, junto con otra información contextual relevante.</a:t>
          </a:r>
          <a:endParaRPr lang="x-none" sz="800" kern="1200">
            <a:latin typeface="Arial Rounded MT Bold" panose="020F0704030504030204" pitchFamily="34" charset="0"/>
          </a:endParaRPr>
        </a:p>
      </dsp:txBody>
      <dsp:txXfrm>
        <a:off x="341803" y="648032"/>
        <a:ext cx="1470390" cy="997386"/>
      </dsp:txXfrm>
    </dsp:sp>
    <dsp:sp modelId="{B742BBE5-3FC6-4FC5-8996-2759634A0352}">
      <dsp:nvSpPr>
        <dsp:cNvPr id="0" name=""/>
        <dsp:cNvSpPr/>
      </dsp:nvSpPr>
      <dsp:spPr>
        <a:xfrm rot="16200000">
          <a:off x="2217324" y="970371"/>
          <a:ext cx="1276251" cy="397292"/>
        </a:xfrm>
        <a:prstGeom prst="lef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3CFDC24-78DC-4907-8F46-FD812ACBE7E5}">
      <dsp:nvSpPr>
        <dsp:cNvPr id="0" name=""/>
        <dsp:cNvSpPr/>
      </dsp:nvSpPr>
      <dsp:spPr>
        <a:xfrm>
          <a:off x="2068758" y="1168"/>
          <a:ext cx="1573384" cy="1059446"/>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es-CO" sz="1000" b="0" i="0" u="none" kern="1200">
              <a:latin typeface="Arial Rounded MT Bold" panose="020F0704030504030204" pitchFamily="34" charset="0"/>
            </a:rPr>
            <a:t>3. Pasos para reproducir: </a:t>
          </a:r>
        </a:p>
        <a:p>
          <a:pPr lvl="0" algn="ctr" defTabSz="444500">
            <a:lnSpc>
              <a:spcPct val="90000"/>
            </a:lnSpc>
            <a:spcBef>
              <a:spcPct val="0"/>
            </a:spcBef>
            <a:spcAft>
              <a:spcPct val="35000"/>
            </a:spcAft>
          </a:pPr>
          <a:r>
            <a:rPr lang="es-CO" sz="800" u="none" kern="1200">
              <a:latin typeface="Arial Rounded MT Bold" panose="020F0704030504030204" pitchFamily="34" charset="0"/>
            </a:rPr>
            <a:t>Instrucciones para que los desarrolladores verifiquen el problema desde su propio lado.</a:t>
          </a:r>
          <a:endParaRPr lang="x-none" sz="800" u="none" kern="1200">
            <a:latin typeface="Arial Rounded MT Bold" panose="020F0704030504030204" pitchFamily="34" charset="0"/>
          </a:endParaRPr>
        </a:p>
      </dsp:txBody>
      <dsp:txXfrm>
        <a:off x="2099788" y="32198"/>
        <a:ext cx="1511324" cy="997386"/>
      </dsp:txXfrm>
    </dsp:sp>
    <dsp:sp modelId="{15A23BD1-1C2E-4BF6-9D55-D9077B61B8F8}">
      <dsp:nvSpPr>
        <dsp:cNvPr id="0" name=""/>
        <dsp:cNvSpPr/>
      </dsp:nvSpPr>
      <dsp:spPr>
        <a:xfrm rot="19314310">
          <a:off x="3316103" y="1451144"/>
          <a:ext cx="1447802" cy="397292"/>
        </a:xfrm>
        <a:prstGeom prst="lef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644D6A-99A6-44B8-A4EB-6A0EC0676FB0}">
      <dsp:nvSpPr>
        <dsp:cNvPr id="0" name=""/>
        <dsp:cNvSpPr/>
      </dsp:nvSpPr>
      <dsp:spPr>
        <a:xfrm>
          <a:off x="3786795" y="673445"/>
          <a:ext cx="1645824" cy="105944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es-CO" sz="1000" b="0" i="0" u="none" kern="1200">
              <a:latin typeface="Arial Rounded MT Bold" panose="020F0704030504030204" pitchFamily="34" charset="0"/>
            </a:rPr>
            <a:t>4. Resultados reales y esperados: </a:t>
          </a:r>
        </a:p>
        <a:p>
          <a:pPr lvl="0" algn="ctr" defTabSz="444500">
            <a:lnSpc>
              <a:spcPct val="90000"/>
            </a:lnSpc>
            <a:spcBef>
              <a:spcPct val="0"/>
            </a:spcBef>
            <a:spcAft>
              <a:spcPct val="35000"/>
            </a:spcAft>
          </a:pPr>
          <a:r>
            <a:rPr lang="es-CO" sz="800" u="none" kern="1200">
              <a:latin typeface="Arial Rounded MT Bold" panose="020F0704030504030204" pitchFamily="34" charset="0"/>
            </a:rPr>
            <a:t>Un breve texto que indica cómo el problema afecta actualmente la experiencia del jugador y cómo debería funcionar sin el problema.</a:t>
          </a:r>
          <a:endParaRPr lang="es-ES" sz="800" kern="1200">
            <a:latin typeface="Arial Rounded MT Bold" panose="020F0704030504030204" pitchFamily="34" charset="0"/>
          </a:endParaRPr>
        </a:p>
      </dsp:txBody>
      <dsp:txXfrm>
        <a:off x="3817825" y="704475"/>
        <a:ext cx="1583764" cy="997386"/>
      </dsp:txXfrm>
    </dsp:sp>
    <dsp:sp modelId="{140E1679-5F25-4B20-BF6C-1ACE60ACC6F9}">
      <dsp:nvSpPr>
        <dsp:cNvPr id="0" name=""/>
        <dsp:cNvSpPr/>
      </dsp:nvSpPr>
      <dsp:spPr>
        <a:xfrm>
          <a:off x="3626734" y="2379781"/>
          <a:ext cx="1276251" cy="397292"/>
        </a:xfrm>
        <a:prstGeom prst="lef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48FF0A0-D1EF-498C-BE3C-DA773B384F52}">
      <dsp:nvSpPr>
        <dsp:cNvPr id="0" name=""/>
        <dsp:cNvSpPr/>
      </dsp:nvSpPr>
      <dsp:spPr>
        <a:xfrm>
          <a:off x="4135787" y="2048703"/>
          <a:ext cx="1534396" cy="1059446"/>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es-CO" sz="1000" b="0" i="0" u="none" kern="1200">
              <a:latin typeface="Arial Rounded MT Bold" panose="020F0704030504030204" pitchFamily="34" charset="0"/>
            </a:rPr>
            <a:t>5. Otra información relevante:</a:t>
          </a:r>
        </a:p>
        <a:p>
          <a:pPr lvl="0" algn="ctr" defTabSz="444500">
            <a:lnSpc>
              <a:spcPct val="90000"/>
            </a:lnSpc>
            <a:spcBef>
              <a:spcPct val="0"/>
            </a:spcBef>
            <a:spcAft>
              <a:spcPct val="35000"/>
            </a:spcAft>
          </a:pPr>
          <a:r>
            <a:rPr lang="es-CO" sz="800" u="none" kern="1200">
              <a:latin typeface="Arial Rounded MT Bold" panose="020F0704030504030204" pitchFamily="34" charset="0"/>
            </a:rPr>
            <a:t>Cualquier otro detalle que pueda ayudar a los desarrolladores/diseñadores a comprender y resolver el problema.</a:t>
          </a:r>
          <a:endParaRPr lang="es-ES" sz="800" kern="1200">
            <a:latin typeface="Arial Rounded MT Bold" panose="020F0704030504030204" pitchFamily="34" charset="0"/>
          </a:endParaRPr>
        </a:p>
      </dsp:txBody>
      <dsp:txXfrm>
        <a:off x="4166817" y="2079733"/>
        <a:ext cx="1472336" cy="997386"/>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SbGCGkymDk++MDkppFxvKu5jtw==">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9485F00-1430-4094-88D6-8D1D455F616A}">
  <ds:schemaRefs>
    <ds:schemaRef ds:uri="http://schemas.openxmlformats.org/officeDocument/2006/bibliography"/>
  </ds:schemaRefs>
</ds:datastoreItem>
</file>

<file path=customXml/itemProps3.xml><?xml version="1.0" encoding="utf-8"?>
<ds:datastoreItem xmlns:ds="http://schemas.openxmlformats.org/officeDocument/2006/customXml" ds:itemID="{C73F1CB2-FC1F-44EE-9473-6B21FEF64120}"/>
</file>

<file path=customXml/itemProps4.xml><?xml version="1.0" encoding="utf-8"?>
<ds:datastoreItem xmlns:ds="http://schemas.openxmlformats.org/officeDocument/2006/customXml" ds:itemID="{1CFA5E54-66F8-44C2-8207-771166A2325C}"/>
</file>

<file path=customXml/itemProps5.xml><?xml version="1.0" encoding="utf-8"?>
<ds:datastoreItem xmlns:ds="http://schemas.openxmlformats.org/officeDocument/2006/customXml" ds:itemID="{4B51BA22-CE98-499F-80A6-F79A7F57A198}"/>
</file>

<file path=docProps/app.xml><?xml version="1.0" encoding="utf-8"?>
<Properties xmlns="http://schemas.openxmlformats.org/officeDocument/2006/extended-properties" xmlns:vt="http://schemas.openxmlformats.org/officeDocument/2006/docPropsVTypes">
  <Template>Normal</Template>
  <TotalTime>685</TotalTime>
  <Pages>19</Pages>
  <Words>5056</Words>
  <Characters>28825</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Usuario</cp:lastModifiedBy>
  <cp:revision>81</cp:revision>
  <dcterms:created xsi:type="dcterms:W3CDTF">2022-12-22T14:17:00Z</dcterms:created>
  <dcterms:modified xsi:type="dcterms:W3CDTF">2022-12-29T20:06:00Z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12992800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